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6494991"/>
        <w:docPartObj>
          <w:docPartGallery w:val="Cover Pages"/>
          <w:docPartUnique/>
        </w:docPartObj>
      </w:sdtPr>
      <w:sdtEndPr/>
      <w:sdtContent>
        <w:p w14:paraId="1393C152" w14:textId="77777777" w:rsidR="00FD55BA" w:rsidRDefault="00FD55BA" w:rsidP="00EE3A99">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266C1878" w14:textId="77777777" w:rsidR="00FD55BA" w:rsidRPr="00EE3A99" w:rsidRDefault="00FD55BA" w:rsidP="00EE3A99">
          <w:r>
            <w:rPr>
              <w:noProof/>
              <w:lang w:val="en-US"/>
            </w:rPr>
            <mc:AlternateContent>
              <mc:Choice Requires="wps">
                <w:drawing>
                  <wp:anchor distT="0" distB="0" distL="114300" distR="114300" simplePos="0" relativeHeight="251659264" behindDoc="0" locked="1" layoutInCell="1" allowOverlap="1" wp14:anchorId="11B35A11" wp14:editId="2892EB5C">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146487"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146487"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146487"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 xml:space="preserve">Information Note: Use this area to provide a brief summary of the document or highlight any important information. This text </w:t>
                                          </w:r>
                                          <w:proofErr w:type="gramStart"/>
                                          <w:r w:rsidRPr="007D4CFB">
                                            <w:t>will be displayed</w:t>
                                          </w:r>
                                          <w:proofErr w:type="gramEnd"/>
                                          <w:r w:rsidRPr="007D4CFB">
                                            <w:t xml:space="preserve">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35A11"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" fillcolor="white [3212]" stroked="f" strokeweight=".5pt">
                    <v:textbo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146487"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146487"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146487"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 xml:space="preserve">Information Note: Use this area to provide a brief summary of the document or highlight any important information. This text </w:t>
                                    </w:r>
                                    <w:proofErr w:type="gramStart"/>
                                    <w:r w:rsidRPr="007D4CFB">
                                      <w:t>will be displayed</w:t>
                                    </w:r>
                                    <w:proofErr w:type="gramEnd"/>
                                    <w:r w:rsidRPr="007D4CFB">
                                      <w:t xml:space="preserve">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v:textbox>
                    <w10:wrap anchorx="margin" anchory="page"/>
                    <w10:anchorlock/>
                  </v:shape>
                </w:pict>
              </mc:Fallback>
            </mc:AlternateContent>
          </w:r>
          <w:r>
            <w:rPr>
              <w:noProof/>
              <w:lang w:val="en-US"/>
            </w:rPr>
            <mc:AlternateContent>
              <mc:Choice Requires="wps">
                <w:drawing>
                  <wp:anchor distT="0" distB="0" distL="114300" distR="114300" simplePos="0" relativeHeight="251660288" behindDoc="0" locked="1" layoutInCell="1" allowOverlap="1" wp14:anchorId="275BF034" wp14:editId="0D1AD52F">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5BF034"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" fillcolor="white [3212]" stroked="f" strokeweight=".5pt">
                    <v:textbo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1BF3777B" w14:textId="77777777" w:rsidR="00FD55BA" w:rsidRDefault="00FD55BA">
          <w:pPr>
            <w:widowControl/>
            <w:spacing w:after="200" w:line="276" w:lineRule="auto"/>
            <w:jc w:val="left"/>
          </w:pPr>
          <w:r>
            <w:br w:type="page"/>
          </w:r>
        </w:p>
      </w:sdtContent>
    </w:sdt>
    <w:p w14:paraId="4BCC7B97" w14:textId="77777777" w:rsidR="00A10ACB" w:rsidRDefault="00A10ACB" w:rsidP="00A10ACB">
      <w:pPr>
        <w:pStyle w:val="Heading1"/>
      </w:pPr>
      <w:r>
        <w:lastRenderedPageBreak/>
        <w:t>Introduction</w:t>
      </w:r>
    </w:p>
    <w:p w14:paraId="7EAE38FA" w14:textId="62DB366E" w:rsidR="00A10ACB" w:rsidRDefault="00A10ACB" w:rsidP="00A10ACB">
      <w:pPr>
        <w:pStyle w:val="Para1"/>
        <w:rPr>
          <w:lang w:val="en-US"/>
        </w:rPr>
      </w:pPr>
      <w:r w:rsidRPr="00E7229B">
        <w:rPr>
          <w:lang w:val="en-US"/>
        </w:rPr>
        <w:t xml:space="preserve">Climate policies </w:t>
      </w:r>
      <w:del w:id="0" w:author="Fabre  Adrien" w:date="2021-07-29T01:35:00Z">
        <w:r w:rsidRPr="00E7229B" w:rsidDel="00DE3CDB">
          <w:rPr>
            <w:lang w:val="en-US"/>
          </w:rPr>
          <w:delText xml:space="preserve">have </w:delText>
        </w:r>
      </w:del>
      <w:del w:id="1" w:author="Fabre  Adrien" w:date="2021-07-29T01:37:00Z">
        <w:r w:rsidRPr="00E7229B" w:rsidDel="00DE3CDB">
          <w:rPr>
            <w:lang w:val="en-US"/>
          </w:rPr>
          <w:delText xml:space="preserve">often </w:delText>
        </w:r>
      </w:del>
      <w:r w:rsidRPr="00E7229B">
        <w:rPr>
          <w:lang w:val="en-US"/>
        </w:rPr>
        <w:t>encounter</w:t>
      </w:r>
      <w:del w:id="2" w:author="Fabre  Adrien" w:date="2021-07-29T01:35:00Z">
        <w:r w:rsidRPr="00E7229B" w:rsidDel="00DE3CDB">
          <w:rPr>
            <w:lang w:val="en-US"/>
          </w:rPr>
          <w:delText>e</w:delText>
        </w:r>
      </w:del>
      <w:del w:id="3" w:author="Fabre  Adrien" w:date="2021-07-29T01:36:00Z">
        <w:r w:rsidRPr="00E7229B" w:rsidDel="00DE3CDB">
          <w:rPr>
            <w:lang w:val="en-US"/>
          </w:rPr>
          <w:delText>d</w:delText>
        </w:r>
      </w:del>
      <w:r w:rsidRPr="00E7229B">
        <w:rPr>
          <w:lang w:val="en-US"/>
        </w:rPr>
        <w:t xml:space="preserve"> </w:t>
      </w:r>
      <w:del w:id="4" w:author="Fabre  Adrien" w:date="2021-07-29T01:35:00Z">
        <w:r w:rsidRPr="00E7229B" w:rsidDel="00DE3CDB">
          <w:rPr>
            <w:lang w:val="en-US"/>
          </w:rPr>
          <w:delText xml:space="preserve">many </w:delText>
        </w:r>
      </w:del>
      <w:ins w:id="5" w:author="Fabre  Adrien" w:date="2021-07-29T01:37:00Z">
        <w:r w:rsidR="00DE3CDB">
          <w:rPr>
            <w:lang w:val="en-US"/>
          </w:rPr>
          <w:t xml:space="preserve">various </w:t>
        </w:r>
      </w:ins>
      <w:ins w:id="6" w:author="Fabre  Adrien" w:date="2021-07-29T01:35:00Z">
        <w:r w:rsidR="00DE3CDB">
          <w:rPr>
            <w:lang w:val="en-US"/>
          </w:rPr>
          <w:t>political</w:t>
        </w:r>
        <w:r w:rsidR="00DE3CDB" w:rsidRPr="00E7229B">
          <w:rPr>
            <w:lang w:val="en-US"/>
          </w:rPr>
          <w:t xml:space="preserve"> </w:t>
        </w:r>
      </w:ins>
      <w:r w:rsidRPr="00E7229B">
        <w:rPr>
          <w:lang w:val="en-US"/>
        </w:rPr>
        <w:t>obstacles that ma</w:t>
      </w:r>
      <w:ins w:id="7" w:author="Fabre  Adrien" w:date="2021-07-29T01:36:00Z">
        <w:r w:rsidR="00DE3CDB">
          <w:rPr>
            <w:lang w:val="en-US"/>
          </w:rPr>
          <w:t>k</w:t>
        </w:r>
      </w:ins>
      <w:del w:id="8" w:author="Fabre  Adrien" w:date="2021-07-29T01:36:00Z">
        <w:r w:rsidRPr="00E7229B" w:rsidDel="00DE3CDB">
          <w:rPr>
            <w:lang w:val="en-US"/>
          </w:rPr>
          <w:delText>d</w:delText>
        </w:r>
      </w:del>
      <w:r w:rsidRPr="00E7229B">
        <w:rPr>
          <w:lang w:val="en-US"/>
        </w:rPr>
        <w:t xml:space="preserve">e them difficult to pass. Indeed, those policies </w:t>
      </w:r>
      <w:del w:id="9" w:author="Fabre  Adrien" w:date="2021-07-29T01:36:00Z">
        <w:r w:rsidRPr="00E7229B" w:rsidDel="00DE3CDB">
          <w:rPr>
            <w:lang w:val="en-US"/>
          </w:rPr>
          <w:delText>often</w:delText>
        </w:r>
      </w:del>
      <w:ins w:id="10" w:author="Fabre  Adrien" w:date="2021-07-29T01:36:00Z">
        <w:r w:rsidR="00DE3CDB">
          <w:rPr>
            <w:lang w:val="en-US"/>
          </w:rPr>
          <w:t>generally</w:t>
        </w:r>
      </w:ins>
      <w:del w:id="11" w:author="Fabre  Adrien" w:date="2021-07-29T01:36:00Z">
        <w:r w:rsidRPr="00E7229B" w:rsidDel="00DE3CDB">
          <w:rPr>
            <w:lang w:val="en-US"/>
          </w:rPr>
          <w:delText xml:space="preserve"> </w:delText>
        </w:r>
      </w:del>
      <w:ins w:id="12" w:author="Fabre  Adrien" w:date="2021-07-29T01:36:00Z">
        <w:r w:rsidR="00DE3CDB" w:rsidRPr="00E7229B">
          <w:rPr>
            <w:lang w:val="en-US"/>
          </w:rPr>
          <w:t xml:space="preserve"> </w:t>
        </w:r>
      </w:ins>
      <w:r w:rsidRPr="00E7229B">
        <w:rPr>
          <w:lang w:val="en-US"/>
        </w:rPr>
        <w:t xml:space="preserve">imply a profound </w:t>
      </w:r>
      <w:del w:id="13" w:author="Fabre  Adrien" w:date="2021-07-29T01:36:00Z">
        <w:r w:rsidRPr="00E7229B" w:rsidDel="00DE3CDB">
          <w:rPr>
            <w:lang w:val="en-US"/>
          </w:rPr>
          <w:delText>redefin</w:delText>
        </w:r>
        <w:r w:rsidDel="00DE3CDB">
          <w:rPr>
            <w:lang w:val="en-US"/>
          </w:rPr>
          <w:delText>ition of our current ways of life</w:delText>
        </w:r>
      </w:del>
      <w:ins w:id="14" w:author="Fabre  Adrien" w:date="2021-07-29T01:36:00Z">
        <w:r w:rsidR="00DE3CDB">
          <w:rPr>
            <w:lang w:val="en-US"/>
          </w:rPr>
          <w:t>change in our habits or standard of living</w:t>
        </w:r>
      </w:ins>
      <w:r>
        <w:rPr>
          <w:lang w:val="en-US"/>
        </w:rPr>
        <w:t>. Moreover, the</w:t>
      </w:r>
      <w:ins w:id="15" w:author="Fabre  Adrien" w:date="2021-07-29T01:37:00Z">
        <w:r w:rsidR="00DE3CDB">
          <w:rPr>
            <w:lang w:val="en-US"/>
          </w:rPr>
          <w:t>y</w:t>
        </w:r>
      </w:ins>
      <w:ins w:id="16" w:author="Fabre  Adrien" w:date="2021-07-29T01:38:00Z">
        <w:r w:rsidR="00DE3CDB">
          <w:rPr>
            <w:lang w:val="en-US"/>
          </w:rPr>
          <w:t xml:space="preserve"> often face a strong opposition due to their</w:t>
        </w:r>
      </w:ins>
      <w:r>
        <w:rPr>
          <w:lang w:val="en-US"/>
        </w:rPr>
        <w:t xml:space="preserve"> </w:t>
      </w:r>
      <w:del w:id="17" w:author="Fabre  Adrien" w:date="2021-07-29T01:35:00Z">
        <w:r w:rsidDel="00DE3CDB">
          <w:rPr>
            <w:lang w:val="en-US"/>
          </w:rPr>
          <w:delText xml:space="preserve">differentiated </w:delText>
        </w:r>
      </w:del>
      <w:ins w:id="18" w:author="Fabre  Adrien" w:date="2021-07-29T01:35:00Z">
        <w:r w:rsidR="00DE3CDB">
          <w:rPr>
            <w:lang w:val="en-US"/>
          </w:rPr>
          <w:t xml:space="preserve"> </w:t>
        </w:r>
      </w:ins>
      <w:r>
        <w:rPr>
          <w:lang w:val="en-US"/>
        </w:rPr>
        <w:t xml:space="preserve">distributional impacts – both </w:t>
      </w:r>
      <w:ins w:id="19" w:author="Fabre  Adrien" w:date="2021-07-29T01:39:00Z">
        <w:r w:rsidR="00DE3CDB">
          <w:rPr>
            <w:lang w:val="en-US"/>
          </w:rPr>
          <w:t xml:space="preserve">real and perceived, </w:t>
        </w:r>
      </w:ins>
      <w:r>
        <w:rPr>
          <w:lang w:val="en-US"/>
        </w:rPr>
        <w:t>at the national and international levels</w:t>
      </w:r>
      <w:ins w:id="20" w:author="Fabre  Adrien" w:date="2021-07-29T01:38:00Z">
        <w:r w:rsidR="00DE3CDB">
          <w:rPr>
            <w:lang w:val="en-US"/>
          </w:rPr>
          <w:t>, between and within income groups</w:t>
        </w:r>
      </w:ins>
      <w:ins w:id="21" w:author="Fabre  Adrien" w:date="2021-07-29T01:39:00Z">
        <w:r w:rsidR="00DE3CDB">
          <w:rPr>
            <w:lang w:val="en-US"/>
          </w:rPr>
          <w:t>.</w:t>
        </w:r>
      </w:ins>
      <w:del w:id="22" w:author="Fabre  Adrien" w:date="2021-07-29T01:35:00Z">
        <w:r w:rsidDel="00DE3CDB">
          <w:rPr>
            <w:lang w:val="en-US"/>
          </w:rPr>
          <w:delText xml:space="preserve"> – can lead different groups of citizens or countries to support or oppose the policy at the same time and consequently prevent the implementation of such policy</w:delText>
        </w:r>
      </w:del>
      <w:r>
        <w:rPr>
          <w:lang w:val="en-US"/>
        </w:rPr>
        <w:t xml:space="preserve">. Therefore, </w:t>
      </w:r>
      <w:del w:id="23" w:author="Fabre  Adrien" w:date="2021-07-29T01:39:00Z">
        <w:r w:rsidDel="00DE3CDB">
          <w:rPr>
            <w:lang w:val="en-US"/>
          </w:rPr>
          <w:delText xml:space="preserve">the design of </w:delText>
        </w:r>
      </w:del>
      <w:r>
        <w:rPr>
          <w:lang w:val="en-US"/>
        </w:rPr>
        <w:t xml:space="preserve">climate policies </w:t>
      </w:r>
      <w:del w:id="24" w:author="Fabre  Adrien" w:date="2021-07-29T01:40:00Z">
        <w:r w:rsidDel="00DE3CDB">
          <w:rPr>
            <w:lang w:val="en-US"/>
          </w:rPr>
          <w:delText xml:space="preserve">needs </w:delText>
        </w:r>
      </w:del>
      <w:ins w:id="25" w:author="Fabre  Adrien" w:date="2021-07-29T01:40:00Z">
        <w:r w:rsidR="00DE3CDB">
          <w:rPr>
            <w:lang w:val="en-US"/>
          </w:rPr>
          <w:t>can only succeed if they meet</w:t>
        </w:r>
        <w:r w:rsidR="00DE3CDB">
          <w:rPr>
            <w:lang w:val="en-US"/>
          </w:rPr>
          <w:t xml:space="preserve"> </w:t>
        </w:r>
      </w:ins>
      <w:del w:id="26" w:author="Fabre  Adrien" w:date="2021-07-29T01:41:00Z">
        <w:r w:rsidDel="00DE3CDB">
          <w:rPr>
            <w:lang w:val="en-US"/>
          </w:rPr>
          <w:delText xml:space="preserve">to account for the political economy and </w:delText>
        </w:r>
      </w:del>
      <w:r>
        <w:rPr>
          <w:lang w:val="en-US"/>
        </w:rPr>
        <w:t>public acceptability</w:t>
      </w:r>
      <w:del w:id="27" w:author="Fabre  Adrien" w:date="2021-07-29T01:41:00Z">
        <w:r w:rsidDel="00DE3CDB">
          <w:rPr>
            <w:lang w:val="en-US"/>
          </w:rPr>
          <w:delText xml:space="preserve"> of the policy</w:delText>
        </w:r>
      </w:del>
      <w:r>
        <w:rPr>
          <w:lang w:val="en-US"/>
        </w:rPr>
        <w:t xml:space="preserve">. </w:t>
      </w:r>
      <w:del w:id="28" w:author="Fabre  Adrien" w:date="2021-07-29T01:42:00Z">
        <w:r w:rsidDel="00DE3CDB">
          <w:rPr>
            <w:lang w:val="en-US"/>
          </w:rPr>
          <w:delText>Those resistances to climate policies arise largely from</w:delText>
        </w:r>
      </w:del>
      <w:ins w:id="29" w:author="Fabre  Adrien" w:date="2021-07-29T01:42:00Z">
        <w:r w:rsidR="00DE3CDB">
          <w:rPr>
            <w:lang w:val="en-US"/>
          </w:rPr>
          <w:t>Not only should they address</w:t>
        </w:r>
      </w:ins>
      <w:r>
        <w:rPr>
          <w:lang w:val="en-US"/>
        </w:rPr>
        <w:t xml:space="preserve"> </w:t>
      </w:r>
      <w:r w:rsidRPr="00CB0737">
        <w:rPr>
          <w:lang w:val="en-US"/>
        </w:rPr>
        <w:t>legitimate concerns about distributional and lifestyle impacts</w:t>
      </w:r>
      <w:r>
        <w:rPr>
          <w:lang w:val="en-US"/>
        </w:rPr>
        <w:t xml:space="preserve">, </w:t>
      </w:r>
      <w:del w:id="30" w:author="Fabre  Adrien" w:date="2021-07-29T01:42:00Z">
        <w:r w:rsidDel="00DE3CDB">
          <w:rPr>
            <w:lang w:val="en-US"/>
          </w:rPr>
          <w:delText>as well as</w:delText>
        </w:r>
      </w:del>
      <w:ins w:id="31" w:author="Fabre  Adrien" w:date="2021-07-29T01:42:00Z">
        <w:r w:rsidR="00DE3CDB">
          <w:rPr>
            <w:lang w:val="en-US"/>
          </w:rPr>
          <w:t>their design should also deal with people</w:t>
        </w:r>
      </w:ins>
      <w:ins w:id="32" w:author="Fabre  Adrien" w:date="2021-07-29T01:43:00Z">
        <w:r w:rsidR="00DE3CDB">
          <w:rPr>
            <w:lang w:val="en-US"/>
          </w:rPr>
          <w:t>’s perceptions</w:t>
        </w:r>
      </w:ins>
      <w:r>
        <w:rPr>
          <w:lang w:val="en-US"/>
        </w:rPr>
        <w:t xml:space="preserve"> </w:t>
      </w:r>
      <w:del w:id="33" w:author="Fabre  Adrien" w:date="2021-07-29T01:43:00Z">
        <w:r w:rsidRPr="00CB0737" w:rsidDel="00DE3CDB">
          <w:rPr>
            <w:lang w:val="en-US"/>
          </w:rPr>
          <w:delText xml:space="preserve">misconceptions about the impacts </w:delText>
        </w:r>
      </w:del>
      <w:r w:rsidRPr="00CB0737">
        <w:rPr>
          <w:lang w:val="en-US"/>
        </w:rPr>
        <w:t>of climate change and the effects of climate policies on the economy and the environment</w:t>
      </w:r>
      <w:ins w:id="34" w:author="Fabre  Adrien" w:date="2021-07-29T01:43:00Z">
        <w:r w:rsidR="00DE3CDB">
          <w:rPr>
            <w:lang w:val="en-US"/>
          </w:rPr>
          <w:t>, including potential misperceptions</w:t>
        </w:r>
      </w:ins>
      <w:r>
        <w:rPr>
          <w:lang w:val="en-US"/>
        </w:rPr>
        <w:t>.</w:t>
      </w:r>
    </w:p>
    <w:p w14:paraId="7CCCC8F3" w14:textId="1B91CC45" w:rsidR="00A10ACB" w:rsidRPr="00E7229B" w:rsidRDefault="00A10ACB" w:rsidP="00A10ACB">
      <w:pPr>
        <w:pStyle w:val="Para1"/>
        <w:rPr>
          <w:lang w:val="en-US"/>
        </w:rPr>
      </w:pPr>
      <w:r>
        <w:rPr>
          <w:lang w:val="en-US"/>
        </w:rPr>
        <w:t xml:space="preserve">With this project, </w:t>
      </w:r>
      <w:del w:id="35" w:author="Fabre  Adrien" w:date="2021-07-29T01:44:00Z">
        <w:r w:rsidDel="004B05DA">
          <w:rPr>
            <w:lang w:val="en-US"/>
          </w:rPr>
          <w:delText xml:space="preserve">we aim to </w:delText>
        </w:r>
        <w:r w:rsidRPr="0060367C" w:rsidDel="004B05DA">
          <w:rPr>
            <w:lang w:val="en-US"/>
          </w:rPr>
          <w:delText xml:space="preserve">contribute to construct </w:delText>
        </w:r>
      </w:del>
      <w:ins w:id="36" w:author="Fabre  Adrien" w:date="2021-07-29T01:45:00Z">
        <w:r w:rsidR="004B05DA">
          <w:rPr>
            <w:lang w:val="en-US"/>
          </w:rPr>
          <w:t xml:space="preserve">our goal is to provide </w:t>
        </w:r>
      </w:ins>
      <w:r w:rsidRPr="0060367C">
        <w:rPr>
          <w:lang w:val="en-US"/>
        </w:rPr>
        <w:t xml:space="preserve">country-specific advice on policies </w:t>
      </w:r>
      <w:del w:id="37" w:author="Fabre  Adrien" w:date="2021-07-29T01:45:00Z">
        <w:r w:rsidRPr="0060367C" w:rsidDel="004B05DA">
          <w:rPr>
            <w:lang w:val="en-US"/>
          </w:rPr>
          <w:delText>to deal with the transition to a low-carbon</w:delText>
        </w:r>
      </w:del>
      <w:ins w:id="38" w:author="Fabre  Adrien" w:date="2021-07-29T01:45:00Z">
        <w:r w:rsidR="004B05DA">
          <w:rPr>
            <w:lang w:val="en-US"/>
          </w:rPr>
          <w:t>that aim to decarbonize the</w:t>
        </w:r>
      </w:ins>
      <w:r w:rsidRPr="0060367C">
        <w:rPr>
          <w:lang w:val="en-US"/>
        </w:rPr>
        <w:t xml:space="preserve"> economy</w:t>
      </w:r>
      <w:r>
        <w:rPr>
          <w:lang w:val="en-US"/>
        </w:rPr>
        <w:t>. Our goal is to</w:t>
      </w:r>
      <w:r w:rsidRPr="0060367C">
        <w:rPr>
          <w:lang w:val="en-US"/>
        </w:rPr>
        <w:t xml:space="preserve"> understand people’s perceptions about climate change and preferences over </w:t>
      </w:r>
      <w:del w:id="39" w:author="Fabre  Adrien" w:date="2021-07-29T01:45:00Z">
        <w:r w:rsidRPr="0060367C" w:rsidDel="004B05DA">
          <w:rPr>
            <w:lang w:val="en-US"/>
          </w:rPr>
          <w:delText xml:space="preserve">available </w:delText>
        </w:r>
      </w:del>
      <w:r w:rsidRPr="0060367C">
        <w:rPr>
          <w:lang w:val="en-US"/>
        </w:rPr>
        <w:t>climate policies</w:t>
      </w:r>
      <w:del w:id="40" w:author="Fabre  Adrien" w:date="2021-07-29T01:46:00Z">
        <w:r w:rsidDel="004B05DA">
          <w:rPr>
            <w:lang w:val="en-US"/>
          </w:rPr>
          <w:delText>, through the use of</w:delText>
        </w:r>
      </w:del>
      <w:ins w:id="41" w:author="Fabre  Adrien" w:date="2021-07-29T01:46:00Z">
        <w:r w:rsidR="004B05DA">
          <w:rPr>
            <w:lang w:val="en-US"/>
          </w:rPr>
          <w:t>. Using</w:t>
        </w:r>
      </w:ins>
      <w:r>
        <w:rPr>
          <w:lang w:val="en-US"/>
        </w:rPr>
        <w:t xml:space="preserve"> large-scale surveys</w:t>
      </w:r>
      <w:ins w:id="42" w:author="Fabre  Adrien" w:date="2021-07-29T01:46:00Z">
        <w:r w:rsidR="004B05DA">
          <w:rPr>
            <w:lang w:val="en-US"/>
          </w:rPr>
          <w:t>,</w:t>
        </w:r>
      </w:ins>
      <w:r>
        <w:rPr>
          <w:lang w:val="en-US"/>
        </w:rPr>
        <w:t xml:space="preserve"> </w:t>
      </w:r>
      <w:ins w:id="43" w:author="Fabre  Adrien" w:date="2021-07-29T01:46:00Z">
        <w:r w:rsidR="004B05DA">
          <w:rPr>
            <w:lang w:val="en-US"/>
          </w:rPr>
          <w:t xml:space="preserve">we are able </w:t>
        </w:r>
      </w:ins>
      <w:r>
        <w:rPr>
          <w:lang w:val="en-US"/>
        </w:rPr>
        <w:t xml:space="preserve">to answer several questions. </w:t>
      </w:r>
      <w:r w:rsidRPr="00A362BB">
        <w:rPr>
          <w:lang w:val="en-US"/>
        </w:rPr>
        <w:t xml:space="preserve">How </w:t>
      </w:r>
      <w:del w:id="44" w:author="Fabre  Adrien" w:date="2021-07-29T01:47:00Z">
        <w:r w:rsidRPr="00A362BB" w:rsidDel="004B05DA">
          <w:rPr>
            <w:lang w:val="en-US"/>
          </w:rPr>
          <w:delText xml:space="preserve">social attitudes, </w:delText>
        </w:r>
      </w:del>
      <w:r w:rsidRPr="00A362BB">
        <w:rPr>
          <w:lang w:val="en-US"/>
        </w:rPr>
        <w:t>values</w:t>
      </w:r>
      <w:del w:id="45" w:author="Fabre  Adrien" w:date="2021-07-29T01:47:00Z">
        <w:r w:rsidRPr="00A362BB" w:rsidDel="004B05DA">
          <w:rPr>
            <w:lang w:val="en-US"/>
          </w:rPr>
          <w:delText>,</w:delText>
        </w:r>
      </w:del>
      <w:r w:rsidRPr="00A362BB">
        <w:rPr>
          <w:lang w:val="en-US"/>
        </w:rPr>
        <w:t xml:space="preserve"> and perceptions drive support or opposition for climate policies across socio-economic groups?</w:t>
      </w:r>
      <w:r>
        <w:rPr>
          <w:lang w:val="en-US"/>
        </w:rPr>
        <w:t xml:space="preserve"> </w:t>
      </w:r>
      <w:r w:rsidRPr="00A362BB">
        <w:rPr>
          <w:lang w:val="en-US"/>
        </w:rPr>
        <w:t xml:space="preserve">How </w:t>
      </w:r>
      <w:del w:id="46" w:author="Fabre  Adrien" w:date="2021-07-29T01:47:00Z">
        <w:r w:rsidRPr="00A362BB" w:rsidDel="004B05DA">
          <w:rPr>
            <w:lang w:val="en-US"/>
          </w:rPr>
          <w:delText>social preferences</w:delText>
        </w:r>
      </w:del>
      <w:ins w:id="47" w:author="Fabre  Adrien" w:date="2021-07-29T01:47:00Z">
        <w:r w:rsidR="004B05DA">
          <w:rPr>
            <w:lang w:val="en-US"/>
          </w:rPr>
          <w:t>attitudes</w:t>
        </w:r>
      </w:ins>
      <w:r w:rsidRPr="00A362BB">
        <w:rPr>
          <w:lang w:val="en-US"/>
        </w:rPr>
        <w:t xml:space="preserve"> on climate change </w:t>
      </w:r>
      <w:del w:id="48" w:author="Fabre  Adrien" w:date="2021-07-29T01:48:00Z">
        <w:r w:rsidRPr="00A362BB" w:rsidDel="004B05DA">
          <w:rPr>
            <w:lang w:val="en-US"/>
          </w:rPr>
          <w:delText xml:space="preserve">mitigation </w:delText>
        </w:r>
      </w:del>
      <w:ins w:id="49" w:author="Fabre  Adrien" w:date="2021-07-29T01:48:00Z">
        <w:r w:rsidR="004B05DA">
          <w:rPr>
            <w:lang w:val="en-US"/>
          </w:rPr>
          <w:t>and climate</w:t>
        </w:r>
        <w:r w:rsidR="004B05DA" w:rsidRPr="00A362BB">
          <w:rPr>
            <w:lang w:val="en-US"/>
          </w:rPr>
          <w:t xml:space="preserve"> </w:t>
        </w:r>
      </w:ins>
      <w:r w:rsidRPr="00A362BB">
        <w:rPr>
          <w:lang w:val="en-US"/>
        </w:rPr>
        <w:t>policies differ between countries?</w:t>
      </w:r>
      <w:r>
        <w:rPr>
          <w:lang w:val="en-US"/>
        </w:rPr>
        <w:t xml:space="preserve"> </w:t>
      </w:r>
      <w:r w:rsidRPr="00A362BB">
        <w:rPr>
          <w:lang w:val="en-US"/>
        </w:rPr>
        <w:t xml:space="preserve">How perceptions </w:t>
      </w:r>
      <w:del w:id="50" w:author="Fabre  Adrien" w:date="2021-07-29T01:48:00Z">
        <w:r w:rsidRPr="00A362BB" w:rsidDel="004B05DA">
          <w:rPr>
            <w:lang w:val="en-US"/>
          </w:rPr>
          <w:delText>may change after receiving</w:delText>
        </w:r>
      </w:del>
      <w:proofErr w:type="gramStart"/>
      <w:ins w:id="51" w:author="Fabre  Adrien" w:date="2021-07-29T01:48:00Z">
        <w:r w:rsidR="004B05DA">
          <w:rPr>
            <w:lang w:val="en-US"/>
          </w:rPr>
          <w:t>are affected</w:t>
        </w:r>
        <w:proofErr w:type="gramEnd"/>
        <w:r w:rsidR="004B05DA">
          <w:rPr>
            <w:lang w:val="en-US"/>
          </w:rPr>
          <w:t xml:space="preserve"> by</w:t>
        </w:r>
      </w:ins>
      <w:r w:rsidRPr="00A362BB">
        <w:rPr>
          <w:lang w:val="en-US"/>
        </w:rPr>
        <w:t xml:space="preserve"> new information on the effects of policies</w:t>
      </w:r>
      <w:del w:id="52" w:author="Fabre  Adrien" w:date="2021-07-29T01:48:00Z">
        <w:r w:rsidRPr="00A362BB" w:rsidDel="004B05DA">
          <w:rPr>
            <w:lang w:val="en-US"/>
          </w:rPr>
          <w:delText>/</w:delText>
        </w:r>
      </w:del>
      <w:ins w:id="53" w:author="Fabre  Adrien" w:date="2021-07-29T01:48:00Z">
        <w:r w:rsidR="004B05DA">
          <w:rPr>
            <w:lang w:val="en-US"/>
          </w:rPr>
          <w:t xml:space="preserve"> or </w:t>
        </w:r>
      </w:ins>
      <w:r w:rsidRPr="00A362BB">
        <w:rPr>
          <w:lang w:val="en-US"/>
        </w:rPr>
        <w:t xml:space="preserve">climate change </w:t>
      </w:r>
      <w:del w:id="54" w:author="Fabre  Adrien" w:date="2021-07-29T01:48:00Z">
        <w:r w:rsidRPr="00A362BB" w:rsidDel="004B05DA">
          <w:rPr>
            <w:lang w:val="en-US"/>
          </w:rPr>
          <w:delText xml:space="preserve">(in a video format) </w:delText>
        </w:r>
      </w:del>
      <w:r w:rsidRPr="00A362BB">
        <w:rPr>
          <w:lang w:val="en-US"/>
        </w:rPr>
        <w:t xml:space="preserve">and how it translates into </w:t>
      </w:r>
      <w:del w:id="55" w:author="Fabre  Adrien" w:date="2021-07-29T01:49:00Z">
        <w:r w:rsidRPr="00A362BB" w:rsidDel="004B05DA">
          <w:rPr>
            <w:lang w:val="en-US"/>
          </w:rPr>
          <w:delText xml:space="preserve">beliefs and </w:delText>
        </w:r>
      </w:del>
      <w:ins w:id="56" w:author="Fabre  Adrien" w:date="2021-07-29T01:49:00Z">
        <w:r w:rsidR="004B05DA">
          <w:rPr>
            <w:lang w:val="en-US"/>
          </w:rPr>
          <w:t xml:space="preserve">policy </w:t>
        </w:r>
      </w:ins>
      <w:commentRangeStart w:id="57"/>
      <w:commentRangeStart w:id="58"/>
      <w:r w:rsidRPr="00A362BB">
        <w:rPr>
          <w:lang w:val="en-US"/>
        </w:rPr>
        <w:t>support?</w:t>
      </w:r>
      <w:commentRangeEnd w:id="57"/>
      <w:r>
        <w:rPr>
          <w:rStyle w:val="CommentReference"/>
          <w:rFonts w:eastAsiaTheme="minorHAnsi"/>
        </w:rPr>
        <w:commentReference w:id="57"/>
      </w:r>
      <w:commentRangeEnd w:id="58"/>
      <w:r w:rsidR="004B05DA">
        <w:rPr>
          <w:rStyle w:val="CommentReference"/>
          <w:rFonts w:eastAsiaTheme="minorHAnsi"/>
        </w:rPr>
        <w:commentReference w:id="58"/>
      </w:r>
    </w:p>
    <w:p w14:paraId="5746157A" w14:textId="77777777" w:rsidR="00A10ACB" w:rsidRPr="00167BE9" w:rsidRDefault="00A10ACB" w:rsidP="00A10ACB">
      <w:pPr>
        <w:pStyle w:val="Heading2"/>
      </w:pPr>
      <w:r>
        <w:t>Related Literature</w:t>
      </w:r>
    </w:p>
    <w:p w14:paraId="36B2C542" w14:textId="1D816074" w:rsidR="00A10ACB" w:rsidRPr="00E661E7" w:rsidRDefault="00A10ACB" w:rsidP="00A10ACB">
      <w:pPr>
        <w:pStyle w:val="Para1"/>
      </w:pPr>
      <w:commentRangeStart w:id="59"/>
      <w:r w:rsidRPr="00E661E7">
        <w:t xml:space="preserve">Our work adds </w:t>
      </w:r>
      <w:commentRangeEnd w:id="59"/>
      <w:r w:rsidRPr="00E661E7">
        <w:rPr>
          <w:rStyle w:val="CommentReference"/>
          <w:sz w:val="22"/>
          <w:szCs w:val="22"/>
        </w:rPr>
        <w:commentReference w:id="59"/>
      </w:r>
      <w:r w:rsidRPr="00E661E7">
        <w:t>to a</w:t>
      </w:r>
      <w:ins w:id="60" w:author="Fabre  Adrien" w:date="2021-07-29T01:49:00Z">
        <w:r w:rsidR="004B05DA">
          <w:t xml:space="preserve"> growing</w:t>
        </w:r>
      </w:ins>
      <w:r w:rsidRPr="00E661E7">
        <w:t xml:space="preserve"> literature </w:t>
      </w:r>
      <w:del w:id="61" w:author="Fabre  Adrien" w:date="2021-07-29T01:49:00Z">
        <w:r w:rsidRPr="00E661E7" w:rsidDel="004B05DA">
          <w:delText xml:space="preserve">that has studied </w:delText>
        </w:r>
      </w:del>
      <w:ins w:id="62" w:author="Fabre  Adrien" w:date="2021-07-29T01:49:00Z">
        <w:r w:rsidR="004B05DA">
          <w:t>on</w:t>
        </w:r>
        <w:r w:rsidR="004B05DA" w:rsidRPr="00E661E7">
          <w:t xml:space="preserve"> </w:t>
        </w:r>
      </w:ins>
      <w:r w:rsidRPr="00E661E7">
        <w:t>people's preferences for climate policies</w:t>
      </w:r>
      <w:del w:id="63" w:author="Fabre  Adrien" w:date="2021-07-29T01:50:00Z">
        <w:r w:rsidRPr="00E661E7" w:rsidDel="004B05DA">
          <w:delText xml:space="preserve"> and policy characteristics</w:delText>
        </w:r>
      </w:del>
      <w:r w:rsidRPr="00E661E7">
        <w:t xml:space="preserve">. The literature usually distinguishes “pull” measures, that are noncoercive and reward pro-environmental behaviors (e.g., subsidies), from “push” </w:t>
      </w:r>
      <w:proofErr w:type="gramStart"/>
      <w:r w:rsidRPr="00E661E7">
        <w:t>measures, that</w:t>
      </w:r>
      <w:proofErr w:type="gramEnd"/>
      <w:r w:rsidRPr="00E661E7">
        <w:t xml:space="preserve"> are coercive and </w:t>
      </w:r>
      <w:r w:rsidRPr="0063625F">
        <w:rPr>
          <w:lang w:val="en-US"/>
        </w:rPr>
        <w:t>punish</w:t>
      </w:r>
      <w:r w:rsidRPr="00E661E7">
        <w:t xml:space="preserve"> environmentally unfriendly behaviors (e.g., taxes). For instance, when asked directly people usually support subsidies over taxes </w:t>
      </w:r>
      <w:del w:id="64" w:author="Fabre  Adrien" w:date="2021-07-29T01:50:00Z">
        <w:r w:rsidRPr="00E661E7" w:rsidDel="004B05DA">
          <w:delText>(</w:delText>
        </w:r>
      </w:del>
      <w:r w:rsidRPr="00E661E7">
        <w:t xml:space="preserve">Cherry et al. </w:t>
      </w:r>
      <w:r w:rsidRPr="00DE3CDB">
        <w:rPr>
          <w:lang w:val="de-DE"/>
        </w:rPr>
        <w:t xml:space="preserve">(2012); de </w:t>
      </w:r>
      <w:proofErr w:type="spellStart"/>
      <w:r w:rsidRPr="00DE3CDB">
        <w:rPr>
          <w:lang w:val="de-DE"/>
        </w:rPr>
        <w:t>Groot</w:t>
      </w:r>
      <w:proofErr w:type="spellEnd"/>
      <w:r w:rsidRPr="00DE3CDB">
        <w:rPr>
          <w:lang w:val="de-DE"/>
        </w:rPr>
        <w:t xml:space="preserve"> </w:t>
      </w:r>
      <w:proofErr w:type="spellStart"/>
      <w:r w:rsidRPr="00DE3CDB">
        <w:rPr>
          <w:lang w:val="de-DE"/>
        </w:rPr>
        <w:t>and</w:t>
      </w:r>
      <w:proofErr w:type="spellEnd"/>
      <w:r w:rsidRPr="00DE3CDB">
        <w:rPr>
          <w:lang w:val="de-DE"/>
        </w:rPr>
        <w:t xml:space="preserve"> </w:t>
      </w:r>
      <w:proofErr w:type="spellStart"/>
      <w:r w:rsidRPr="00DE3CDB">
        <w:rPr>
          <w:lang w:val="de-DE"/>
        </w:rPr>
        <w:t>Schuitema</w:t>
      </w:r>
      <w:proofErr w:type="spellEnd"/>
      <w:r w:rsidRPr="00DE3CDB">
        <w:rPr>
          <w:lang w:val="de-DE"/>
        </w:rPr>
        <w:t xml:space="preserve"> (2012); </w:t>
      </w:r>
      <w:proofErr w:type="spellStart"/>
      <w:r w:rsidRPr="00DE3CDB">
        <w:rPr>
          <w:lang w:val="de-DE"/>
        </w:rPr>
        <w:t>Kallbekken</w:t>
      </w:r>
      <w:proofErr w:type="spellEnd"/>
      <w:r w:rsidRPr="00DE3CDB">
        <w:rPr>
          <w:lang w:val="de-DE"/>
        </w:rPr>
        <w:t xml:space="preserve"> </w:t>
      </w:r>
      <w:proofErr w:type="spellStart"/>
      <w:r w:rsidRPr="00DE3CDB">
        <w:rPr>
          <w:lang w:val="de-DE"/>
        </w:rPr>
        <w:t>and</w:t>
      </w:r>
      <w:proofErr w:type="spellEnd"/>
      <w:r w:rsidRPr="00DE3CDB">
        <w:rPr>
          <w:lang w:val="de-DE"/>
        </w:rPr>
        <w:t xml:space="preserve"> Aasen (2010); Steg et al. </w:t>
      </w:r>
      <w:r w:rsidRPr="00E661E7">
        <w:t>(2006)</w:t>
      </w:r>
      <w:del w:id="65" w:author="Fabre  Adrien" w:date="2021-07-29T01:50:00Z">
        <w:r w:rsidRPr="00E661E7" w:rsidDel="004B05DA">
          <w:delText>). Steg et al. (2006)</w:delText>
        </w:r>
      </w:del>
      <w:r w:rsidRPr="00E661E7">
        <w:t xml:space="preserve">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w:t>
      </w:r>
      <w:proofErr w:type="spellStart"/>
      <w:r w:rsidRPr="00E661E7">
        <w:t>behavioral</w:t>
      </w:r>
      <w:proofErr w:type="spellEnd"/>
      <w:r w:rsidRPr="00E661E7">
        <w:t xml:space="preserve"> change </w:t>
      </w:r>
      <w:del w:id="66" w:author="Fabre  Adrien" w:date="2021-07-29T01:51:00Z">
        <w:r w:rsidRPr="00E661E7" w:rsidDel="004B05DA">
          <w:delText>and that</w:delText>
        </w:r>
      </w:del>
      <w:ins w:id="67" w:author="Fabre  Adrien" w:date="2021-07-29T01:51:00Z">
        <w:r w:rsidR="004B05DA">
          <w:t>while</w:t>
        </w:r>
      </w:ins>
      <w:r w:rsidRPr="00E661E7">
        <w:t xml:space="preserve"> voluntary </w:t>
      </w:r>
      <w:proofErr w:type="spellStart"/>
      <w:r w:rsidRPr="00E661E7">
        <w:t>behavioral</w:t>
      </w:r>
      <w:proofErr w:type="spellEnd"/>
      <w:r w:rsidRPr="00E661E7">
        <w:t xml:space="preserve">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study and insist on the role of perceived costs</w:t>
      </w:r>
      <w:ins w:id="68" w:author="Fabre  Adrien" w:date="2021-07-29T01:51:00Z">
        <w:r w:rsidR="004B05DA">
          <w:t>. T</w:t>
        </w:r>
      </w:ins>
      <w:del w:id="69" w:author="Fabre  Adrien" w:date="2021-07-29T01:51:00Z">
        <w:r w:rsidRPr="00E661E7" w:rsidDel="004B05DA">
          <w:delText>, t</w:delText>
        </w:r>
      </w:del>
      <w:r w:rsidRPr="00E661E7">
        <w:t>hey show that people tend to overestimate the costs of taxes</w:t>
      </w:r>
      <w:del w:id="70" w:author="Fabre  Adrien" w:date="2021-07-29T01:51:00Z">
        <w:r w:rsidRPr="00E661E7" w:rsidDel="004B05DA">
          <w:delText>,</w:delText>
        </w:r>
      </w:del>
      <w:r w:rsidRPr="00E661E7">
        <w:t xml:space="preserve">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at play</w:t>
      </w:r>
      <w:del w:id="71" w:author="Fabre  Adrien" w:date="2021-07-29T01:52:00Z">
        <w:r w:rsidRPr="00E661E7" w:rsidDel="004B05DA">
          <w:delText xml:space="preserve"> when it comes to climate policies,</w:delText>
        </w:r>
      </w:del>
      <w:ins w:id="72" w:author="Fabre  Adrien" w:date="2021-07-29T01:52:00Z">
        <w:r w:rsidR="004B05DA">
          <w:t>:</w:t>
        </w:r>
      </w:ins>
      <w:r w:rsidRPr="00E661E7">
        <w:t xml:space="preserve"> </w:t>
      </w:r>
      <w:proofErr w:type="spellStart"/>
      <w:r w:rsidRPr="00E661E7">
        <w:t>Brannlund</w:t>
      </w:r>
      <w:proofErr w:type="spellEnd"/>
      <w:r w:rsidRPr="00E661E7">
        <w:t xml:space="preserve"> and </w:t>
      </w:r>
      <w:proofErr w:type="spellStart"/>
      <w:r w:rsidRPr="00E661E7">
        <w:t>Persson</w:t>
      </w:r>
      <w:proofErr w:type="spellEnd"/>
      <w:r w:rsidRPr="00E661E7">
        <w:t xml:space="preserve"> (2012) show that </w:t>
      </w:r>
      <w:del w:id="73" w:author="Fabre  Adrien" w:date="2021-07-29T01:52:00Z">
        <w:r w:rsidRPr="00E661E7" w:rsidDel="004B05DA">
          <w:delText>in Sweden,</w:delText>
        </w:r>
      </w:del>
      <w:ins w:id="74" w:author="Fabre  Adrien" w:date="2021-07-29T01:52:00Z">
        <w:r w:rsidR="004B05DA">
          <w:t>Swedish</w:t>
        </w:r>
      </w:ins>
      <w:r w:rsidRPr="00E661E7">
        <w:t xml:space="preserve"> people </w:t>
      </w:r>
      <w:proofErr w:type="spellStart"/>
      <w:r w:rsidRPr="00E661E7">
        <w:t>preferr</w:t>
      </w:r>
      <w:proofErr w:type="spellEnd"/>
      <w:del w:id="75" w:author="Fabre  Adrien" w:date="2021-07-29T01:52:00Z">
        <w:r w:rsidRPr="00E661E7" w:rsidDel="004B05DA">
          <w:delText>ed</w:delText>
        </w:r>
      </w:del>
      <w:r w:rsidRPr="00E661E7">
        <w:t xml:space="preserve"> a</w:t>
      </w:r>
      <w:ins w:id="76" w:author="Fabre  Adrien" w:date="2021-07-29T01:52:00Z">
        <w:r w:rsidR="004B05DA">
          <w:t xml:space="preserve"> progressive</w:t>
        </w:r>
      </w:ins>
      <w:del w:id="77" w:author="Fabre  Adrien" w:date="2021-07-29T01:52:00Z">
        <w:r w:rsidRPr="00E661E7" w:rsidDel="004B05DA">
          <w:delText>n</w:delText>
        </w:r>
      </w:del>
      <w:r w:rsidRPr="00E661E7">
        <w:t xml:space="preserve"> instrument </w:t>
      </w:r>
      <w:del w:id="78" w:author="Fabre  Adrien" w:date="2021-07-29T01:52:00Z">
        <w:r w:rsidRPr="00E661E7" w:rsidDel="004B05DA">
          <w:delText xml:space="preserve">with progressive cost distribution </w:delText>
        </w:r>
      </w:del>
      <w:r w:rsidRPr="00E661E7">
        <w:t xml:space="preserve">rather than a regressive one. Regarding international </w:t>
      </w:r>
      <w:proofErr w:type="gramStart"/>
      <w:r w:rsidRPr="00E661E7">
        <w:t>burden-sharing</w:t>
      </w:r>
      <w:proofErr w:type="gramEnd"/>
      <w:r w:rsidRPr="00E661E7">
        <w:t xml:space="preserve">, </w:t>
      </w:r>
      <w:proofErr w:type="spellStart"/>
      <w:r w:rsidRPr="00E661E7">
        <w:t>Gampfer</w:t>
      </w:r>
      <w:proofErr w:type="spellEnd"/>
      <w:r w:rsidRPr="00E661E7">
        <w:t xml:space="preserve"> (2014) </w:t>
      </w:r>
      <w:commentRangeStart w:id="79"/>
      <w:r w:rsidRPr="00E661E7">
        <w:t xml:space="preserve">insists on aspects such as </w:t>
      </w:r>
      <w:commentRangeEnd w:id="79"/>
      <w:r w:rsidR="004B05DA">
        <w:rPr>
          <w:rStyle w:val="CommentReference"/>
          <w:rFonts w:eastAsiaTheme="minorHAnsi"/>
        </w:rPr>
        <w:commentReference w:id="79"/>
      </w:r>
      <w:r w:rsidRPr="00E661E7">
        <w:t>vulnerability, historical responsibility or ability to pay.</w:t>
      </w:r>
      <w:r>
        <w:t xml:space="preserve"> </w:t>
      </w:r>
      <w:commentRangeStart w:id="80"/>
      <w:r>
        <w:t>A</w:t>
      </w:r>
      <w:r w:rsidRPr="0063625F">
        <w:t xml:space="preserve"> lot of attention </w:t>
      </w:r>
      <w:commentRangeEnd w:id="80"/>
      <w:r w:rsidR="00642FAC">
        <w:rPr>
          <w:rStyle w:val="CommentReference"/>
          <w:rFonts w:eastAsiaTheme="minorHAnsi"/>
        </w:rPr>
        <w:commentReference w:id="80"/>
      </w:r>
      <w:proofErr w:type="gramStart"/>
      <w:r w:rsidRPr="0063625F">
        <w:t>has been drawn</w:t>
      </w:r>
      <w:proofErr w:type="gramEnd"/>
      <w:r w:rsidRPr="0063625F">
        <w:t xml:space="preserve"> on carbon pricing, while few studies focus on other climate policies</w:t>
      </w:r>
      <w:r>
        <w:t>, this work looks to fill those gaps.</w:t>
      </w:r>
    </w:p>
    <w:p w14:paraId="034649F3" w14:textId="0318FEFC" w:rsidR="00A10ACB" w:rsidRPr="00E661E7" w:rsidRDefault="00A10ACB" w:rsidP="00A10ACB">
      <w:pPr>
        <w:pStyle w:val="Para1"/>
      </w:pPr>
      <w:r w:rsidRPr="00E661E7">
        <w:lastRenderedPageBreak/>
        <w:t xml:space="preserve">Apart from the policy's characteristics, </w:t>
      </w:r>
      <w:proofErr w:type="gramStart"/>
      <w:r w:rsidRPr="00E661E7">
        <w:t>people's</w:t>
      </w:r>
      <w:proofErr w:type="gramEnd"/>
      <w:r w:rsidRPr="00E661E7">
        <w:t xml:space="preserve"> own views are also a main </w:t>
      </w:r>
      <w:del w:id="81" w:author="Fabre  Adrien" w:date="2021-07-29T01:57:00Z">
        <w:r w:rsidRPr="00E661E7" w:rsidDel="00642FAC">
          <w:delText>factor regarding the support of climate mitigation policies</w:delText>
        </w:r>
      </w:del>
      <w:ins w:id="82" w:author="Fabre  Adrien" w:date="2021-07-29T01:57:00Z">
        <w:r w:rsidR="00642FAC">
          <w:t>driver of the support</w:t>
        </w:r>
      </w:ins>
      <w:ins w:id="83" w:author="Fabre  Adrien" w:date="2021-07-29T01:59:00Z">
        <w:r w:rsidR="00642FAC">
          <w:t xml:space="preserve">: in particular, left-wing </w:t>
        </w:r>
      </w:ins>
      <w:ins w:id="84" w:author="Fabre  Adrien" w:date="2021-07-29T02:00:00Z">
        <w:r w:rsidR="00642FAC">
          <w:t xml:space="preserve">or trustful </w:t>
        </w:r>
      </w:ins>
      <w:ins w:id="85" w:author="Fabre  Adrien" w:date="2021-07-29T01:59:00Z">
        <w:r w:rsidR="00642FAC">
          <w:t xml:space="preserve">people are consistently found to </w:t>
        </w:r>
      </w:ins>
      <w:ins w:id="86" w:author="Fabre  Adrien" w:date="2021-07-29T02:00:00Z">
        <w:r w:rsidR="00642FAC">
          <w:t>be more climate friendly (</w:t>
        </w:r>
        <w:proofErr w:type="spellStart"/>
        <w:r w:rsidR="00642FAC">
          <w:t>Leiserowitz</w:t>
        </w:r>
        <w:proofErr w:type="spellEnd"/>
        <w:r w:rsidR="00642FAC">
          <w:t xml:space="preserve"> et al.</w:t>
        </w:r>
      </w:ins>
      <w:ins w:id="87" w:author="Fabre  Adrien" w:date="2021-07-29T02:01:00Z">
        <w:r w:rsidR="00642FAC">
          <w:t xml:space="preserve">, 2013; </w:t>
        </w:r>
        <w:proofErr w:type="spellStart"/>
        <w:r w:rsidR="00642FAC">
          <w:t>Fairbrother</w:t>
        </w:r>
        <w:proofErr w:type="spellEnd"/>
        <w:r w:rsidR="00642FAC">
          <w:t xml:space="preserve"> et al., 2021)</w:t>
        </w:r>
      </w:ins>
      <w:r w:rsidRPr="00E661E7">
        <w:t xml:space="preserve">. </w:t>
      </w:r>
      <w:moveToRangeStart w:id="88" w:author="Fabre  Adrien" w:date="2021-07-29T02:02:00Z" w:name="move78416554"/>
      <w:moveTo w:id="89" w:author="Fabre  Adrien" w:date="2021-07-29T02:02:00Z">
        <w:r w:rsidR="00642FAC" w:rsidRPr="00E661E7">
          <w:t xml:space="preserve">Dietz et al. (2007) </w:t>
        </w:r>
        <w:del w:id="90" w:author="Fabre  Adrien" w:date="2021-07-29T02:02:00Z">
          <w:r w:rsidR="00642FAC" w:rsidRPr="00E661E7" w:rsidDel="00642FAC">
            <w:delText>with a survey on people from Michigan and Virginia find that the strong effect of</w:delText>
          </w:r>
        </w:del>
      </w:moveTo>
      <w:ins w:id="91" w:author="Fabre  Adrien" w:date="2021-07-29T02:02:00Z">
        <w:r w:rsidR="00642FAC">
          <w:t>explains</w:t>
        </w:r>
      </w:ins>
      <w:moveTo w:id="92" w:author="Fabre  Adrien" w:date="2021-07-29T02:02:00Z">
        <w:r w:rsidR="00642FAC" w:rsidRPr="00E661E7">
          <w:t xml:space="preserve"> political orientation </w:t>
        </w:r>
        <w:del w:id="93" w:author="Fabre  Adrien" w:date="2021-07-29T02:02:00Z">
          <w:r w:rsidR="00642FAC" w:rsidRPr="00E661E7" w:rsidDel="00642FAC">
            <w:delText>is only indirect as it relates to people's values and</w:delText>
          </w:r>
        </w:del>
      </w:moveTo>
      <w:ins w:id="94" w:author="Fabre  Adrien" w:date="2021-07-29T02:02:00Z">
        <w:r w:rsidR="00642FAC">
          <w:t>by underlying</w:t>
        </w:r>
      </w:ins>
      <w:moveTo w:id="95" w:author="Fabre  Adrien" w:date="2021-07-29T02:02:00Z">
        <w:r w:rsidR="00642FAC" w:rsidRPr="00E661E7">
          <w:t xml:space="preserve"> worldviews. </w:t>
        </w:r>
      </w:moveTo>
      <w:moveToRangeEnd w:id="88"/>
      <w:proofErr w:type="spellStart"/>
      <w:r w:rsidRPr="00E661E7">
        <w:t>Drews</w:t>
      </w:r>
      <w:proofErr w:type="spellEnd"/>
      <w:r w:rsidRPr="00E661E7">
        <w:t xml:space="preserve"> and van den Bergh (2016) underline the role of socioeconomic and psychological factors</w:t>
      </w:r>
      <w:ins w:id="96" w:author="Fabre  Adrien" w:date="2021-07-29T01:58:00Z">
        <w:r w:rsidR="00642FAC">
          <w:t xml:space="preserve"> as shaping those views</w:t>
        </w:r>
      </w:ins>
      <w:del w:id="97" w:author="Fabre  Adrien" w:date="2021-07-29T01:57:00Z">
        <w:r w:rsidRPr="00E661E7" w:rsidDel="00642FAC">
          <w:delText xml:space="preserve"> on the support or not of climate policies</w:delText>
        </w:r>
      </w:del>
      <w:r w:rsidRPr="00E661E7">
        <w:t xml:space="preserve">. </w:t>
      </w:r>
      <w:del w:id="98" w:author="Fabre  Adrien" w:date="2021-07-29T01:59:00Z">
        <w:r w:rsidRPr="00E661E7" w:rsidDel="00642FAC">
          <w:delText xml:space="preserve">In the U.S. context Leiserowitz et al. (2013) uses a large-scale survey (conducted from November 2002 to February 2003) and finds that an identification to the Democrat and a liberal political ideology lead to stronger support for climate policies. </w:delText>
        </w:r>
      </w:del>
      <w:del w:id="99" w:author="Fabre  Adrien" w:date="2021-07-29T02:02:00Z">
        <w:r w:rsidRPr="00E661E7" w:rsidDel="00642FAC">
          <w:delText xml:space="preserve">However, Drews and van den Bergh (2016) underline that the driving factor might not be political orientation but rather the personal views of people. </w:delText>
        </w:r>
      </w:del>
      <w:moveFromRangeStart w:id="100" w:author="Fabre  Adrien" w:date="2021-07-29T02:02:00Z" w:name="move78416554"/>
      <w:moveFrom w:id="101" w:author="Fabre  Adrien" w:date="2021-07-29T02:02:00Z">
        <w:r w:rsidRPr="00E661E7" w:rsidDel="00642FAC">
          <w:t xml:space="preserve">Dietz et al. (2007) with a survey on people from Michigan and Virginia find that the strong effect of political orientation is only indirect as it relates to people's values and worldviews. </w:t>
        </w:r>
      </w:moveFrom>
      <w:moveFromRangeEnd w:id="100"/>
      <w:r w:rsidRPr="00E661E7">
        <w:t>Clearly, the perception of the negative consequences of climate change is an important factor as well</w:t>
      </w:r>
      <w:ins w:id="102" w:author="Fabre  Adrien" w:date="2021-07-29T02:03:00Z">
        <w:r w:rsidR="00642FAC">
          <w:t xml:space="preserve">, and informing people about them is effective to increase </w:t>
        </w:r>
        <w:proofErr w:type="gramStart"/>
        <w:r w:rsidR="00642FAC">
          <w:t>support</w:t>
        </w:r>
      </w:ins>
      <w:proofErr w:type="gramEnd"/>
      <w:del w:id="103" w:author="Fabre  Adrien" w:date="2021-07-29T02:03:00Z">
        <w:r w:rsidRPr="00E661E7" w:rsidDel="00642FAC">
          <w:delText xml:space="preserve">. </w:delText>
        </w:r>
      </w:del>
      <w:ins w:id="104" w:author="Fabre  Adrien" w:date="2021-07-29T02:03:00Z">
        <w:r w:rsidR="00642FAC">
          <w:t>(</w:t>
        </w:r>
      </w:ins>
      <w:proofErr w:type="spellStart"/>
      <w:r w:rsidRPr="00E661E7">
        <w:t>DeBono</w:t>
      </w:r>
      <w:proofErr w:type="spellEnd"/>
      <w:r w:rsidRPr="00E661E7">
        <w:t xml:space="preserve"> et al. </w:t>
      </w:r>
      <w:del w:id="105" w:author="Fabre  Adrien" w:date="2021-07-29T02:03:00Z">
        <w:r w:rsidRPr="00E661E7" w:rsidDel="00642FAC">
          <w:delText>(</w:delText>
        </w:r>
      </w:del>
      <w:r w:rsidRPr="00E661E7">
        <w:t>2012)</w:t>
      </w:r>
      <w:del w:id="106" w:author="Fabre  Adrien" w:date="2021-07-29T02:03:00Z">
        <w:r w:rsidRPr="00E661E7" w:rsidDel="00642FAC">
          <w:delText xml:space="preserve"> using data from a telephone survey in Malta show that perceptions about the negative effects of climate change on health and well-being (e.g., disease, standard of living, water shortages) are a very strong driver for supporting climate change mitigation policy</w:delText>
        </w:r>
      </w:del>
      <w:r w:rsidRPr="00E661E7">
        <w:t xml:space="preserve">. However, Krosnick et al. (2006) point out that increasing knowledge about climate change will </w:t>
      </w:r>
      <w:del w:id="107" w:author="Fabre  Adrien" w:date="2021-07-29T02:04:00Z">
        <w:r w:rsidRPr="00E661E7" w:rsidDel="00642FAC">
          <w:delText xml:space="preserve">not necessarily </w:delText>
        </w:r>
      </w:del>
      <w:r w:rsidRPr="00E661E7">
        <w:t>translate</w:t>
      </w:r>
      <w:del w:id="108" w:author="Fabre  Adrien" w:date="2021-07-29T02:04:00Z">
        <w:r w:rsidRPr="00E661E7" w:rsidDel="00642FAC">
          <w:delText>s</w:delText>
        </w:r>
      </w:del>
      <w:r w:rsidRPr="00E661E7">
        <w:t xml:space="preserve"> into a broader support for </w:t>
      </w:r>
      <w:proofErr w:type="spellStart"/>
      <w:r w:rsidRPr="00E661E7">
        <w:t>policies</w:t>
      </w:r>
      <w:del w:id="109" w:author="Fabre  Adrien" w:date="2021-07-29T02:04:00Z">
        <w:r w:rsidRPr="00E661E7" w:rsidDel="0043658D">
          <w:delText xml:space="preserve">, and that it will do so </w:delText>
        </w:r>
      </w:del>
      <w:r w:rsidRPr="00E661E7">
        <w:t>only</w:t>
      </w:r>
      <w:proofErr w:type="spellEnd"/>
      <w:r w:rsidRPr="00E661E7">
        <w:t xml:space="preserve"> if the required </w:t>
      </w:r>
      <w:commentRangeStart w:id="110"/>
      <w:r w:rsidRPr="00E661E7">
        <w:t xml:space="preserve">beliefs and attitudes about climate change </w:t>
      </w:r>
      <w:commentRangeEnd w:id="110"/>
      <w:r w:rsidR="0043658D">
        <w:rPr>
          <w:rStyle w:val="CommentReference"/>
          <w:rFonts w:eastAsiaTheme="minorHAnsi"/>
        </w:rPr>
        <w:commentReference w:id="110"/>
      </w:r>
      <w:r w:rsidRPr="00E661E7">
        <w:t xml:space="preserve">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w:t>
      </w:r>
      <w:commentRangeStart w:id="111"/>
      <w:r w:rsidRPr="00E661E7">
        <w:t>it is also important to distinguish between the subjective perception of knowledge and objectively assessed knowledge</w:t>
      </w:r>
      <w:commentRangeEnd w:id="111"/>
      <w:r w:rsidR="0043658D">
        <w:rPr>
          <w:rStyle w:val="CommentReference"/>
          <w:rFonts w:eastAsiaTheme="minorHAnsi"/>
        </w:rPr>
        <w:commentReference w:id="111"/>
      </w:r>
      <w:r w:rsidRPr="00E661E7">
        <w:t xml:space="preserve">. </w:t>
      </w:r>
      <w:del w:id="112" w:author="Fabre  Adrien" w:date="2021-07-29T02:04:00Z">
        <w:r w:rsidRPr="00E661E7" w:rsidDel="0043658D">
          <w:delText xml:space="preserve">McCright (2008) finds that self-reported knowledge of global warming has no robust effect on support for climate policies. </w:delText>
        </w:r>
      </w:del>
      <w:del w:id="113" w:author="Fabre  Adrien" w:date="2021-07-29T02:05:00Z">
        <w:r w:rsidRPr="00E661E7" w:rsidDel="0043658D">
          <w:delText>Finally, government motives are often questioned as people perceive carbon taxes as just another way for the government to raise more revenue. This concern must be linked to the previous one about the belief that carbon taxes are not effective at reducing emissions.</w:delText>
        </w:r>
      </w:del>
    </w:p>
    <w:p w14:paraId="3A8FA201" w14:textId="54B9014C" w:rsidR="00A10ACB" w:rsidRPr="00E661E7" w:rsidRDefault="00A10ACB" w:rsidP="00A10ACB">
      <w:pPr>
        <w:pStyle w:val="Para1"/>
      </w:pPr>
      <w:r w:rsidRPr="00E661E7">
        <w:t>Few studies have focused on cross-country comparisons, yet it is worth mentioning some of them. Ipsos (2020) has created a barometer of the public opinion on climate change in 30 countries</w:t>
      </w:r>
      <w:ins w:id="114" w:author="Fabre  Adrien" w:date="2021-07-29T02:05:00Z">
        <w:r w:rsidR="0043658D">
          <w:t xml:space="preserve"> using representative samples</w:t>
        </w:r>
      </w:ins>
      <w:del w:id="115" w:author="Fabre  Adrien" w:date="2021-07-29T02:05:00Z">
        <w:r w:rsidRPr="00E661E7" w:rsidDel="0043658D">
          <w:delText>, with a sample size around 24,000 respondents (500 or 1,000 per country) with people age 16+</w:delText>
        </w:r>
      </w:del>
      <w:r w:rsidRPr="00E661E7">
        <w:t xml:space="preserve">. </w:t>
      </w:r>
      <w:del w:id="116" w:author="Fabre  Adrien" w:date="2021-07-29T02:05:00Z">
        <w:r w:rsidRPr="00E661E7" w:rsidDel="0043658D">
          <w:delText xml:space="preserve">The study also took place in 2019 (Ipsos (2019)). </w:delText>
        </w:r>
      </w:del>
      <w:r w:rsidRPr="00E661E7">
        <w:t xml:space="preserve">They show that most concerned countries about climate change are some European countries, Canada, Australia, China and India. A </w:t>
      </w:r>
      <w:del w:id="117" w:author="Fabre  Adrien" w:date="2021-07-29T02:06:00Z">
        <w:r w:rsidRPr="00E661E7" w:rsidDel="0043658D">
          <w:delText xml:space="preserve">recent </w:delText>
        </w:r>
      </w:del>
      <w:ins w:id="118" w:author="Fabre  Adrien" w:date="2021-07-29T02:06:00Z">
        <w:r w:rsidR="0043658D">
          <w:t>non-representative</w:t>
        </w:r>
        <w:r w:rsidR="0043658D" w:rsidRPr="00E661E7">
          <w:t xml:space="preserve"> </w:t>
        </w:r>
      </w:ins>
      <w:r w:rsidRPr="00E661E7">
        <w:t>survey from the UNDP (UNDP (2021)) with 1.2 million</w:t>
      </w:r>
      <w:ins w:id="119" w:author="Fabre  Adrien" w:date="2021-07-29T02:06:00Z">
        <w:r w:rsidR="0043658D">
          <w:t xml:space="preserve"> voluntary</w:t>
        </w:r>
      </w:ins>
      <w:r w:rsidRPr="00E661E7">
        <w:t xml:space="preserve"> respondents from 50 countries </w:t>
      </w:r>
      <w:del w:id="120" w:author="Fabre  Adrien" w:date="2021-07-29T02:06:00Z">
        <w:r w:rsidRPr="00E661E7" w:rsidDel="0043658D">
          <w:delText>aims to provide reliable information to policymakers on</w:delText>
        </w:r>
      </w:del>
      <w:ins w:id="121" w:author="Fabre  Adrien" w:date="2021-07-29T02:06:00Z">
        <w:r w:rsidR="0043658D">
          <w:t>asks broad questions on</w:t>
        </w:r>
      </w:ins>
      <w:r w:rsidRPr="00E661E7">
        <w:t xml:space="preserve"> people's considerations about </w:t>
      </w:r>
      <w:proofErr w:type="gramStart"/>
      <w:r w:rsidRPr="00E661E7">
        <w:t>climate change and how they would like their countries to respond</w:t>
      </w:r>
      <w:proofErr w:type="gramEnd"/>
      <w:r w:rsidRPr="00E661E7">
        <w:t xml:space="preserve">. The survey identifies the most popular policies (e.g., conservation of forests and land, investing more in green business and jobs) and socio-demographic drivers of belief in climate emergency (e.g., educational background, age). </w:t>
      </w:r>
      <w:ins w:id="122" w:author="Fabre  Adrien" w:date="2021-07-29T02:07:00Z">
        <w:r w:rsidR="0043658D">
          <w:t>U</w:t>
        </w:r>
      </w:ins>
      <w:ins w:id="123" w:author="Fabre  Adrien" w:date="2021-07-29T02:06:00Z">
        <w:r w:rsidR="0043658D" w:rsidRPr="00E661E7">
          <w:t xml:space="preserve">sing Facebook </w:t>
        </w:r>
      </w:ins>
      <w:ins w:id="124" w:author="Fabre  Adrien" w:date="2021-07-29T02:07:00Z">
        <w:r w:rsidR="0043658D">
          <w:t>to administer the surveys,</w:t>
        </w:r>
      </w:ins>
      <w:ins w:id="125" w:author="Fabre  Adrien" w:date="2021-07-29T02:06:00Z">
        <w:r w:rsidR="0043658D" w:rsidRPr="00E661E7">
          <w:t xml:space="preserve"> </w:t>
        </w:r>
      </w:ins>
      <w:proofErr w:type="spellStart"/>
      <w:r w:rsidRPr="00E661E7">
        <w:t>Leiserowitz</w:t>
      </w:r>
      <w:proofErr w:type="spellEnd"/>
      <w:r w:rsidRPr="00E661E7">
        <w:t xml:space="preserve"> et al. (2021) </w:t>
      </w:r>
      <w:del w:id="126" w:author="Fabre  Adrien" w:date="2021-07-29T02:06:00Z">
        <w:r w:rsidRPr="00E661E7" w:rsidDel="0043658D">
          <w:delText xml:space="preserve">using Facebook data </w:delText>
        </w:r>
      </w:del>
      <w:commentRangeStart w:id="127"/>
      <w:r w:rsidRPr="00E661E7">
        <w:t>study climate change beliefs, attitudes and policy differences in 31 countries and territories</w:t>
      </w:r>
      <w:commentRangeEnd w:id="127"/>
      <w:r w:rsidR="0043658D">
        <w:rPr>
          <w:rStyle w:val="CommentReference"/>
          <w:rFonts w:eastAsiaTheme="minorHAnsi"/>
        </w:rPr>
        <w:commentReference w:id="127"/>
      </w:r>
      <w:r w:rsidRPr="00E661E7">
        <w:t>.</w:t>
      </w:r>
    </w:p>
    <w:p w14:paraId="3346D915" w14:textId="1A7CE06B" w:rsidR="00A10ACB" w:rsidRPr="00E661E7" w:rsidDel="0043658D" w:rsidRDefault="00A10ACB" w:rsidP="00A10ACB">
      <w:pPr>
        <w:pStyle w:val="Para1"/>
        <w:rPr>
          <w:del w:id="128" w:author="Fabre  Adrien" w:date="2021-07-29T02:12:00Z"/>
        </w:rPr>
      </w:pPr>
      <w:del w:id="129" w:author="Fabre  Adrien" w:date="2021-07-29T02:12:00Z">
        <w:r w:rsidRPr="00E661E7" w:rsidDel="0043658D">
          <w:delText>The literature seems inconclusive regarding the impact of psychological distance (i.e. the extent to which an object is distant from someone, either geographically, socially, or in time) on support for climate change mitigation policies. Owen et al. (2012) show that experiencing extreme weather events immediately affect supports for environmental policies. However, Park and Vedlitz (2013) find no evidence for this hypothesis in the U.S. for people who live in areas that suffered from Hurricanes Katrina and Rita, and that it is rather the information about risks that contributes to fostering proactive climate responses.</w:delText>
        </w:r>
      </w:del>
    </w:p>
    <w:p w14:paraId="541CFF73" w14:textId="39557AE0" w:rsidR="00A10ACB" w:rsidRDefault="00A10ACB" w:rsidP="00A10ACB">
      <w:pPr>
        <w:pStyle w:val="Para1"/>
      </w:pPr>
      <w:r w:rsidRPr="00E661E7">
        <w:lastRenderedPageBreak/>
        <w:t xml:space="preserve">The key contributions of our study to this literature will be to offer comparable cross-country evidence covering at the same time OECD and non-OECD countries. </w:t>
      </w:r>
      <w:commentRangeStart w:id="130"/>
      <w:r w:rsidRPr="00E661E7">
        <w:t>Previous work has mostly focused on single countries, making it less clear how generalizable the evidence is for other countries.</w:t>
      </w:r>
      <w:commentRangeEnd w:id="130"/>
      <w:r w:rsidR="0043658D">
        <w:rPr>
          <w:rStyle w:val="CommentReference"/>
          <w:rFonts w:eastAsiaTheme="minorHAnsi"/>
        </w:rPr>
        <w:commentReference w:id="130"/>
      </w:r>
      <w:r w:rsidRPr="00E661E7">
        <w:t xml:space="preserve"> This study aims to identify country-specific preferences for matters such as policy design, compensation mechanisms or level of ambition, as well as the effect of information treatments on them. </w:t>
      </w:r>
      <w:del w:id="131" w:author="Fabre  Adrien" w:date="2021-07-29T02:13:00Z">
        <w:r w:rsidRPr="00E661E7" w:rsidDel="0043658D">
          <w:delText>Moreover</w:delText>
        </w:r>
      </w:del>
      <w:ins w:id="132" w:author="Fabre  Adrien" w:date="2021-07-29T02:13:00Z">
        <w:r w:rsidR="0043658D">
          <w:t>Contrary to most studies</w:t>
        </w:r>
      </w:ins>
      <w:r w:rsidRPr="00E661E7">
        <w:t xml:space="preserve">, </w:t>
      </w:r>
      <w:del w:id="133" w:author="Fabre  Adrien" w:date="2021-07-29T02:13:00Z">
        <w:r w:rsidRPr="00E661E7" w:rsidDel="0043658D">
          <w:delText>the study will</w:delText>
        </w:r>
      </w:del>
      <w:ins w:id="134" w:author="Fabre  Adrien" w:date="2021-07-29T02:13:00Z">
        <w:r w:rsidR="0043658D">
          <w:t>our survey</w:t>
        </w:r>
      </w:ins>
      <w:r w:rsidRPr="00E661E7">
        <w:t xml:space="preserve"> also </w:t>
      </w:r>
      <w:del w:id="135" w:author="Fabre  Adrien" w:date="2021-07-29T02:14:00Z">
        <w:r w:rsidRPr="00E661E7" w:rsidDel="0043658D">
          <w:delText xml:space="preserve">include </w:delText>
        </w:r>
      </w:del>
      <w:ins w:id="136" w:author="Fabre  Adrien" w:date="2021-07-29T02:14:00Z">
        <w:r w:rsidR="00935D51">
          <w:t>measures the effect of information on willingness to pay or take action through</w:t>
        </w:r>
        <w:r w:rsidR="0043658D" w:rsidRPr="00E661E7">
          <w:t xml:space="preserve"> </w:t>
        </w:r>
      </w:ins>
      <w:ins w:id="137" w:author="Fabre  Adrien" w:date="2021-07-29T02:13:00Z">
        <w:r w:rsidR="0043658D">
          <w:t xml:space="preserve">real stakes question, including </w:t>
        </w:r>
      </w:ins>
      <w:r w:rsidRPr="00E661E7">
        <w:t>an incentive</w:t>
      </w:r>
      <w:ins w:id="138" w:author="Fabre  Adrien" w:date="2021-07-29T02:14:00Z">
        <w:r w:rsidR="0043658D">
          <w:t>-</w:t>
        </w:r>
      </w:ins>
      <w:del w:id="139" w:author="Fabre  Adrien" w:date="2021-07-29T02:14:00Z">
        <w:r w:rsidRPr="00E661E7" w:rsidDel="0043658D">
          <w:delText xml:space="preserve"> </w:delText>
        </w:r>
      </w:del>
      <w:r w:rsidRPr="00E661E7">
        <w:t xml:space="preserve">compatible payment </w:t>
      </w:r>
      <w:del w:id="140" w:author="Fabre  Adrien" w:date="2021-07-29T02:14:00Z">
        <w:r w:rsidRPr="00E661E7" w:rsidDel="0043658D">
          <w:delText xml:space="preserve">element </w:delText>
        </w:r>
      </w:del>
      <w:r w:rsidRPr="00E661E7">
        <w:t xml:space="preserve">(in the form of a lottery). </w:t>
      </w:r>
      <w:del w:id="141" w:author="Fabre  Adrien" w:date="2021-07-29T02:15:00Z">
        <w:r w:rsidRPr="00E661E7" w:rsidDel="00935D51">
          <w:delText>Most previous studies do not have such item, therefore our study will be more credible in expressing people's willingness to support climate change mitigation policies.</w:delText>
        </w:r>
      </w:del>
    </w:p>
    <w:p w14:paraId="020858DF" w14:textId="77777777" w:rsidR="00A10ACB" w:rsidRDefault="00A10ACB" w:rsidP="00A10ACB">
      <w:pPr>
        <w:pStyle w:val="Para1"/>
      </w:pPr>
    </w:p>
    <w:p w14:paraId="663B72E3" w14:textId="4811209D" w:rsidR="00F47BCF" w:rsidRDefault="00D34B6C" w:rsidP="006B1A7E">
      <w:pPr>
        <w:pStyle w:val="Heading1"/>
      </w:pPr>
      <w:r>
        <w:t>Methodology</w:t>
      </w:r>
    </w:p>
    <w:p w14:paraId="6BDAA596" w14:textId="5A77CB82" w:rsidR="00D34B6C" w:rsidRDefault="00DA6053" w:rsidP="00D34B6C">
      <w:pPr>
        <w:pStyle w:val="Heading2"/>
      </w:pPr>
      <w:r>
        <w:t>Survey design</w:t>
      </w:r>
      <w:r w:rsidR="003567DF">
        <w:t xml:space="preserve"> - Data collection</w:t>
      </w:r>
    </w:p>
    <w:p w14:paraId="127D942A" w14:textId="1E4F3687" w:rsidR="00CF1E7B" w:rsidRDefault="002D198F" w:rsidP="00D34B6C">
      <w:pPr>
        <w:pStyle w:val="Para1"/>
      </w:pPr>
      <w:r>
        <w:t xml:space="preserve">Our data come from surveys we administered in </w:t>
      </w:r>
      <w:proofErr w:type="gramStart"/>
      <w:r>
        <w:t>3</w:t>
      </w:r>
      <w:proofErr w:type="gramEnd"/>
      <w:r>
        <w:t xml:space="preserve"> countries since February 2020 and that</w:t>
      </w:r>
      <w:r w:rsidR="00B50031">
        <w:t xml:space="preserve"> collectively cover more than 6</w:t>
      </w:r>
      <w:r>
        <w:t>,000 respondents. The countries already covered are the United States, France, and Denmark.</w:t>
      </w:r>
      <w:r w:rsidR="0079064D">
        <w:t xml:space="preserve"> </w:t>
      </w:r>
      <w:proofErr w:type="gramStart"/>
      <w:r w:rsidR="0079064D">
        <w:t>Surveys are still ongoing and will cover 17 more countries for a final sample of more than 40,000 respondents (</w:t>
      </w:r>
      <w:commentRangeStart w:id="142"/>
      <w:r w:rsidR="0079064D">
        <w:t>2,000</w:t>
      </w:r>
      <w:commentRangeEnd w:id="142"/>
      <w:r w:rsidR="00B50031">
        <w:rPr>
          <w:rStyle w:val="CommentReference"/>
          <w:rFonts w:eastAsiaTheme="minorHAnsi"/>
        </w:rPr>
        <w:commentReference w:id="142"/>
      </w:r>
      <w:r w:rsidR="0079064D">
        <w:t xml:space="preserve"> respondents per country).</w:t>
      </w:r>
      <w:proofErr w:type="gramEnd"/>
      <w:r w:rsidR="0079064D">
        <w:t xml:space="preserve"> </w:t>
      </w:r>
      <w:commentRangeStart w:id="143"/>
      <w:r w:rsidR="0079064D">
        <w:t xml:space="preserve">The additional countries </w:t>
      </w:r>
      <w:commentRangeEnd w:id="143"/>
      <w:r w:rsidR="00B50031">
        <w:rPr>
          <w:rStyle w:val="CommentReference"/>
          <w:rFonts w:eastAsiaTheme="minorHAnsi"/>
        </w:rPr>
        <w:commentReference w:id="143"/>
      </w:r>
      <w:r w:rsidR="0079064D">
        <w:t>that we will cover are Australia, Brazil, Canada, China, Germany, India, Indonesia, Italy, Japan, Mexico, Poland, Spain, South Africa, South Korea, Turkey, Ukraine, and the United Kingdom</w:t>
      </w:r>
      <w:r w:rsidR="00CA2E49">
        <w:t xml:space="preserve"> (see Figure XXX)</w:t>
      </w:r>
      <w:r w:rsidR="0079064D">
        <w:t>.</w:t>
      </w:r>
      <w:r w:rsidR="00CF1E7B">
        <w:t xml:space="preserve"> Those 20 countries cover </w:t>
      </w:r>
      <w:r w:rsidR="00266687">
        <w:t>around</w:t>
      </w:r>
      <w:r w:rsidR="00CF1E7B">
        <w:t xml:space="preserve"> </w:t>
      </w:r>
      <w:r w:rsidR="00266687">
        <w:t>three quarters</w:t>
      </w:r>
      <w:commentRangeStart w:id="144"/>
      <w:commentRangeEnd w:id="144"/>
      <w:r w:rsidR="00B50031">
        <w:rPr>
          <w:rStyle w:val="CommentReference"/>
          <w:rFonts w:eastAsiaTheme="minorHAnsi"/>
        </w:rPr>
        <w:commentReference w:id="144"/>
      </w:r>
      <w:r w:rsidR="00CF1E7B">
        <w:t xml:space="preserve"> of global </w:t>
      </w:r>
      <w:commentRangeStart w:id="145"/>
      <w:r w:rsidR="00B50031">
        <w:t>CO</w:t>
      </w:r>
      <w:r w:rsidR="00B50031" w:rsidRPr="00B50031">
        <w:rPr>
          <w:vertAlign w:val="subscript"/>
        </w:rPr>
        <w:t>2</w:t>
      </w:r>
      <w:commentRangeEnd w:id="145"/>
      <w:r w:rsidR="00B50031">
        <w:rPr>
          <w:rStyle w:val="CommentReference"/>
          <w:rFonts w:eastAsiaTheme="minorHAnsi"/>
        </w:rPr>
        <w:commentReference w:id="145"/>
      </w:r>
      <w:r w:rsidR="00B50031">
        <w:t xml:space="preserve"> </w:t>
      </w:r>
      <w:r w:rsidR="00CF1E7B">
        <w:t>emissions (</w:t>
      </w:r>
      <w:proofErr w:type="spellStart"/>
      <w:r w:rsidR="00CF1E7B">
        <w:t>Crippa</w:t>
      </w:r>
      <w:proofErr w:type="spellEnd"/>
      <w:r w:rsidR="00CF1E7B">
        <w:t xml:space="preserve"> et al., 2020)</w:t>
      </w:r>
      <w:r w:rsidR="00CC5342">
        <w:t xml:space="preserve">. </w:t>
      </w:r>
      <w:commentRangeStart w:id="146"/>
      <w:r w:rsidR="00CC5342">
        <w:t xml:space="preserve">We </w:t>
      </w:r>
      <w:r w:rsidR="00CA2E49">
        <w:t>contracted</w:t>
      </w:r>
      <w:commentRangeStart w:id="147"/>
      <w:r w:rsidR="00CC5342">
        <w:t xml:space="preserve"> with</w:t>
      </w:r>
      <w:commentRangeEnd w:id="147"/>
      <w:r w:rsidR="00B50031">
        <w:rPr>
          <w:rStyle w:val="CommentReference"/>
          <w:rFonts w:eastAsiaTheme="minorHAnsi"/>
        </w:rPr>
        <w:commentReference w:id="147"/>
      </w:r>
      <w:r w:rsidR="00CC5342">
        <w:t xml:space="preserve"> the commercial company </w:t>
      </w:r>
      <w:proofErr w:type="spellStart"/>
      <w:r w:rsidR="00CC5342">
        <w:rPr>
          <w:i/>
          <w:iCs/>
        </w:rPr>
        <w:t>Dynata</w:t>
      </w:r>
      <w:proofErr w:type="spellEnd"/>
      <w:r w:rsidR="00CC5342">
        <w:t xml:space="preserve"> to distribute the surveys across the different countries</w:t>
      </w:r>
      <w:commentRangeEnd w:id="146"/>
      <w:r w:rsidR="00935D51">
        <w:rPr>
          <w:rStyle w:val="CommentReference"/>
          <w:rFonts w:eastAsiaTheme="minorHAnsi"/>
        </w:rPr>
        <w:commentReference w:id="146"/>
      </w:r>
      <w:r w:rsidR="00CC5342">
        <w:t>.</w:t>
      </w:r>
    </w:p>
    <w:p w14:paraId="385C86F0" w14:textId="304EAEE3" w:rsidR="00081C27" w:rsidRDefault="00081C27" w:rsidP="00D34B6C">
      <w:pPr>
        <w:pStyle w:val="Para1"/>
      </w:pPr>
      <w:r>
        <w:t xml:space="preserve">Those kind of companies have a large pool of survey </w:t>
      </w:r>
      <w:r w:rsidR="00014D2C">
        <w:t>respondents and typically work with consulting firms for “consumer surveys”. Each respondent who com</w:t>
      </w:r>
      <w:r w:rsidR="00B50031">
        <w:t xml:space="preserve">pletes the </w:t>
      </w:r>
      <w:proofErr w:type="gramStart"/>
      <w:r w:rsidR="00B50031">
        <w:t>survey  is</w:t>
      </w:r>
      <w:proofErr w:type="gramEnd"/>
      <w:r w:rsidR="00B50031">
        <w:t xml:space="preserve"> rewarded </w:t>
      </w:r>
      <w:r w:rsidR="00014D2C">
        <w:t xml:space="preserve">. Compensations can </w:t>
      </w:r>
      <w:proofErr w:type="gramStart"/>
      <w:r w:rsidR="00014D2C">
        <w:t>either be</w:t>
      </w:r>
      <w:proofErr w:type="gramEnd"/>
      <w:r w:rsidR="00014D2C">
        <w:t xml:space="preserve"> cash or </w:t>
      </w:r>
      <w:r w:rsidR="00FC5858">
        <w:t xml:space="preserve">discount, which allow to cover respondents in the higher percentiles. To avoid selection bias, when the link to the survey </w:t>
      </w:r>
      <w:proofErr w:type="gramStart"/>
      <w:r w:rsidR="00FC5858">
        <w:t>is sent</w:t>
      </w:r>
      <w:proofErr w:type="gramEnd"/>
      <w:r w:rsidR="00FC5858">
        <w:t xml:space="preserve"> to participant, neither the topic nor the organization that has sent it are mentioned. On the first page of the survey, we then inform the respondents that this is an academic research survey, </w:t>
      </w:r>
      <w:r w:rsidR="00FC5858" w:rsidRPr="00FC5858">
        <w:t>destined solely for research purposes</w:t>
      </w:r>
      <w:r w:rsidR="00FC5858">
        <w:t>, and</w:t>
      </w:r>
      <w:r w:rsidR="00FC5858" w:rsidRPr="00FC5858">
        <w:t xml:space="preserve"> run by non-partisan researchers</w:t>
      </w:r>
      <w:r w:rsidR="001452D9">
        <w:t>.</w:t>
      </w:r>
    </w:p>
    <w:p w14:paraId="7B09714D" w14:textId="4C5DDAE4" w:rsidR="001452D9" w:rsidRDefault="001452D9" w:rsidP="00D34B6C">
      <w:pPr>
        <w:pStyle w:val="Para1"/>
      </w:pPr>
      <w:r>
        <w:t>To ensure the quality and representativeness of our samples</w:t>
      </w:r>
      <w:r w:rsidR="00884F02">
        <w:t>, respondents are channelled through screening questions that ensure that the final sample are nationally representative along gender, age, income,</w:t>
      </w:r>
      <w:r w:rsidR="00B50031">
        <w:t xml:space="preserve"> region, and education or rural/</w:t>
      </w:r>
      <w:r w:rsidR="00884F02">
        <w:t>urban categories.</w:t>
      </w:r>
      <w:r w:rsidR="003567DF">
        <w:t xml:space="preserve"> The national samples </w:t>
      </w:r>
      <w:proofErr w:type="gramStart"/>
      <w:r w:rsidR="003567DF">
        <w:t>are finally reweighted</w:t>
      </w:r>
      <w:proofErr w:type="gramEnd"/>
      <w:r w:rsidR="003567DF">
        <w:t xml:space="preserve"> in order to correct for small differences between the sample and national population characteristics.</w:t>
      </w:r>
      <w:r w:rsidR="00B05E07">
        <w:t xml:space="preserve"> Table XX shows the characteristics of our samples, weighted samples, and national population statistics. </w:t>
      </w:r>
      <w:r w:rsidR="00CA2E49">
        <w:t>W</w:t>
      </w:r>
      <w:r w:rsidR="00AD0046">
        <w:t xml:space="preserve">e also exclude inattentive and quickest respondents. The median time for completion of the survey was </w:t>
      </w:r>
      <w:r w:rsidR="00B50031">
        <w:t>28</w:t>
      </w:r>
      <w:r w:rsidR="00AD0046">
        <w:t xml:space="preserve"> minutes.</w:t>
      </w:r>
    </w:p>
    <w:p w14:paraId="0EDFA99F" w14:textId="0033871B" w:rsidR="00702398" w:rsidRDefault="00702398" w:rsidP="00702398">
      <w:pPr>
        <w:pStyle w:val="Heading2"/>
      </w:pPr>
      <w:r>
        <w:t xml:space="preserve">Survey design </w:t>
      </w:r>
      <w:commentRangeStart w:id="148"/>
      <w:r>
        <w:t>- Survey overview</w:t>
      </w:r>
      <w:commentRangeEnd w:id="148"/>
      <w:r w:rsidR="00B50031">
        <w:rPr>
          <w:rStyle w:val="CommentReference"/>
          <w:rFonts w:cs="Times New Roman"/>
          <w:b w:val="0"/>
          <w:bCs w:val="0"/>
        </w:rPr>
        <w:commentReference w:id="148"/>
      </w:r>
    </w:p>
    <w:p w14:paraId="09F2BCCB" w14:textId="2F9EA031" w:rsidR="00702398" w:rsidRDefault="00263BB4" w:rsidP="00D34B6C">
      <w:pPr>
        <w:pStyle w:val="Para1"/>
      </w:pPr>
      <w:r>
        <w:t xml:space="preserve">The full questionnaires are available in Appendix XX, with link to web interfaces of each of them. </w:t>
      </w:r>
      <w:proofErr w:type="gramStart"/>
      <w:r w:rsidR="00724333">
        <w:t>The survey was translated into the different official languages of each country by native speakers</w:t>
      </w:r>
      <w:proofErr w:type="gramEnd"/>
      <w:r w:rsidR="00724333">
        <w:t>.</w:t>
      </w:r>
      <w:r>
        <w:t xml:space="preserve"> It contains several random informational </w:t>
      </w:r>
      <w:r w:rsidR="00B50031">
        <w:t xml:space="preserve">branches and </w:t>
      </w:r>
      <w:proofErr w:type="gramStart"/>
      <w:r w:rsidR="00B50031">
        <w:t>is split</w:t>
      </w:r>
      <w:proofErr w:type="gramEnd"/>
      <w:r w:rsidR="00B50031">
        <w:t xml:space="preserve"> in blocks.</w:t>
      </w:r>
      <w:r>
        <w:t xml:space="preserve"> </w:t>
      </w:r>
      <w:r w:rsidR="00B50031">
        <w:t>W</w:t>
      </w:r>
      <w:r>
        <w:t>e summarize the content of the more important ones in this section.</w:t>
      </w:r>
    </w:p>
    <w:p w14:paraId="623BB969" w14:textId="02FC7DB6" w:rsidR="00263BB4" w:rsidRDefault="00263BB4" w:rsidP="00D34B6C">
      <w:pPr>
        <w:pStyle w:val="Para1"/>
      </w:pPr>
      <w:r>
        <w:rPr>
          <w:b/>
          <w:bCs/>
        </w:rPr>
        <w:lastRenderedPageBreak/>
        <w:t>Background socio-economic questions:</w:t>
      </w:r>
      <w:r>
        <w:t xml:space="preserve"> </w:t>
      </w:r>
      <w:r w:rsidR="00B50031">
        <w:t>We collect</w:t>
      </w:r>
      <w:r w:rsidR="001E47D1">
        <w:t xml:space="preserve">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w:t>
      </w:r>
      <w:commentRangeStart w:id="149"/>
      <w:r w:rsidR="001E47D1">
        <w:t xml:space="preserve">ask </w:t>
      </w:r>
      <w:commentRangeEnd w:id="149"/>
      <w:r w:rsidR="00B50031">
        <w:rPr>
          <w:rStyle w:val="CommentReference"/>
          <w:rFonts w:eastAsiaTheme="minorHAnsi"/>
        </w:rPr>
        <w:commentReference w:id="149"/>
      </w:r>
      <w:r w:rsidR="001E47D1">
        <w:t xml:space="preserve">respondents if </w:t>
      </w:r>
      <w:proofErr w:type="gramStart"/>
      <w:r w:rsidR="001E47D1">
        <w:t>themselves</w:t>
      </w:r>
      <w:proofErr w:type="gramEnd"/>
      <w:r w:rsidR="001E47D1">
        <w:t xml:space="preserve"> or relatives are environmentalists. Then, we ask them for whom they voted in the last main national election. Finally, respondents </w:t>
      </w:r>
      <w:proofErr w:type="gramStart"/>
      <w:r w:rsidR="001E47D1">
        <w:t>are asked</w:t>
      </w:r>
      <w:proofErr w:type="gramEnd"/>
      <w:r w:rsidR="001E47D1">
        <w:t xml:space="preserve"> to classify themselves in terms of their views on economic policy, along a spectrum ranging either from “very liberal” or “very left”, to “very conservative” or “very right.”</w:t>
      </w:r>
    </w:p>
    <w:p w14:paraId="54072F53" w14:textId="253F2690" w:rsidR="00263BB4" w:rsidRPr="001E47D1" w:rsidRDefault="00263BB4" w:rsidP="00D34B6C">
      <w:pPr>
        <w:pStyle w:val="Para1"/>
        <w:rPr>
          <w:lang w:val="en-US"/>
        </w:rPr>
      </w:pPr>
      <w:r w:rsidRPr="001E47D1">
        <w:rPr>
          <w:b/>
          <w:bCs/>
          <w:lang w:val="en-US"/>
        </w:rPr>
        <w:t xml:space="preserve">Household </w:t>
      </w:r>
      <w:r w:rsidR="00226659">
        <w:rPr>
          <w:b/>
          <w:bCs/>
          <w:lang w:val="en-US"/>
        </w:rPr>
        <w:t xml:space="preserve">energy </w:t>
      </w:r>
      <w:r w:rsidRPr="001E47D1">
        <w:rPr>
          <w:b/>
          <w:bCs/>
          <w:lang w:val="en-US"/>
        </w:rPr>
        <w:t>characteristics:</w:t>
      </w:r>
      <w:r w:rsidR="00226659">
        <w:rPr>
          <w:lang w:val="en-US"/>
        </w:rPr>
        <w:t xml:space="preserve"> In addition to the primary socio-economics characteristics, we also collect information on energy characteristics. This </w:t>
      </w:r>
      <w:proofErr w:type="gramStart"/>
      <w:r w:rsidR="00226659">
        <w:rPr>
          <w:lang w:val="en-US"/>
        </w:rPr>
        <w:t>blocks</w:t>
      </w:r>
      <w:proofErr w:type="gramEnd"/>
      <w:r w:rsidR="00226659">
        <w:rPr>
          <w:lang w:val="en-US"/>
        </w:rPr>
        <w:t xml:space="preserve">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w:t>
      </w:r>
      <w:proofErr w:type="gramStart"/>
      <w:r w:rsidR="00226659">
        <w:rPr>
          <w:lang w:val="en-US"/>
        </w:rPr>
        <w:t>is followed</w:t>
      </w:r>
      <w:proofErr w:type="gramEnd"/>
      <w:r w:rsidR="00226659">
        <w:rPr>
          <w:lang w:val="en-US"/>
        </w:rPr>
        <w:t xml:space="preserve"> by an open-ended question on the respondents' main considerations regarding climate change.</w:t>
      </w:r>
    </w:p>
    <w:p w14:paraId="0E738219" w14:textId="3F1D73FB" w:rsidR="00263BB4" w:rsidRPr="001E47D1" w:rsidRDefault="00226659" w:rsidP="00D34B6C">
      <w:pPr>
        <w:pStyle w:val="Para1"/>
        <w:rPr>
          <w:lang w:val="en-US"/>
        </w:rPr>
      </w:pPr>
      <w:r>
        <w:rPr>
          <w:b/>
          <w:bCs/>
          <w:lang w:val="en-US"/>
        </w:rPr>
        <w:t xml:space="preserve">Informational </w:t>
      </w:r>
      <w:r w:rsidR="00263BB4" w:rsidRPr="001E47D1">
        <w:rPr>
          <w:b/>
          <w:bCs/>
          <w:lang w:val="en-US"/>
        </w:rPr>
        <w:t>Treatment:</w:t>
      </w:r>
      <w:r w:rsidR="00263BB4" w:rsidRPr="001E47D1">
        <w:rPr>
          <w:lang w:val="en-US"/>
        </w:rPr>
        <w:t xml:space="preserve"> </w:t>
      </w:r>
      <w:r>
        <w:rPr>
          <w:lang w:val="en-US"/>
        </w:rPr>
        <w:t xml:space="preserve">Respondents </w:t>
      </w:r>
      <w:proofErr w:type="gramStart"/>
      <w:r>
        <w:rPr>
          <w:lang w:val="en-US"/>
        </w:rPr>
        <w:t>are then randomly split</w:t>
      </w:r>
      <w:proofErr w:type="gramEnd"/>
      <w:r>
        <w:rPr>
          <w:lang w:val="en-US"/>
        </w:rPr>
        <w:t xml:space="preserve"> into four different groups</w:t>
      </w:r>
      <w:r w:rsidR="00F1516C">
        <w:rPr>
          <w:lang w:val="en-US"/>
        </w:rPr>
        <w:t xml:space="preserve">, who are either shown one of two instructional videos, </w:t>
      </w:r>
      <w:commentRangeStart w:id="150"/>
      <w:commentRangeStart w:id="151"/>
      <w:r w:rsidR="00F1516C">
        <w:rPr>
          <w:lang w:val="en-US"/>
        </w:rPr>
        <w:t xml:space="preserve">both videos, </w:t>
      </w:r>
      <w:commentRangeEnd w:id="150"/>
      <w:r w:rsidR="00F1516C">
        <w:rPr>
          <w:rStyle w:val="CommentReference"/>
          <w:rFonts w:eastAsiaTheme="minorHAnsi"/>
        </w:rPr>
        <w:commentReference w:id="150"/>
      </w:r>
      <w:commentRangeEnd w:id="151"/>
      <w:r w:rsidR="00D44838">
        <w:rPr>
          <w:rStyle w:val="CommentReference"/>
          <w:rFonts w:eastAsiaTheme="minorHAnsi"/>
        </w:rPr>
        <w:commentReference w:id="151"/>
      </w:r>
      <w:r w:rsidR="00F1516C">
        <w:rPr>
          <w:lang w:val="en-US"/>
        </w:rPr>
        <w:t>or neither.</w:t>
      </w:r>
      <w:r w:rsidR="000D6A16">
        <w:rPr>
          <w:lang w:val="en-US"/>
        </w:rPr>
        <w:t xml:space="preserve"> The “Climate” video focuses on explaining the impacts of climate change in the respondent's country and provides results from the current scientific consensus about climate change. The “Policy”</w:t>
      </w:r>
      <w:r w:rsidR="00CB3A22">
        <w:rPr>
          <w:lang w:val="en-US"/>
        </w:rPr>
        <w:t xml:space="preserve"> video contains information about our three main climate policies, namely a ban of combustion engine cars by 2030, a green infrastructure investment program, and a carbon tax with cash transfers</w:t>
      </w:r>
      <w:r w:rsidR="000D6A16">
        <w:rPr>
          <w:lang w:val="en-US"/>
        </w:rPr>
        <w:t>. Both videos are short (2-5 minutes), pedagogical and provide information in a neutral manner.</w:t>
      </w:r>
      <w:r w:rsidR="00CB3A22">
        <w:rPr>
          <w:lang w:val="en-US"/>
        </w:rPr>
        <w:t xml:space="preserve"> The goal of this informational treatment is to understand how perceptions may change after receiving new information and how it translates into policy support.</w:t>
      </w:r>
    </w:p>
    <w:p w14:paraId="54B63B72" w14:textId="439300CE" w:rsidR="00263BB4" w:rsidRPr="00263BB4" w:rsidRDefault="00263BB4" w:rsidP="00D34B6C">
      <w:pPr>
        <w:pStyle w:val="Para1"/>
        <w:rPr>
          <w:lang w:val="en-US"/>
        </w:rPr>
      </w:pPr>
      <w:r w:rsidRPr="00263BB4">
        <w:rPr>
          <w:b/>
          <w:bCs/>
          <w:lang w:val="en-US"/>
        </w:rPr>
        <w:t>Knowledge:</w:t>
      </w:r>
      <w:r w:rsidRPr="00263BB4">
        <w:rPr>
          <w:lang w:val="en-US"/>
        </w:rPr>
        <w:t xml:space="preserve"> </w:t>
      </w:r>
      <w:r w:rsidR="00072F38">
        <w:rPr>
          <w:lang w:val="en-US"/>
        </w:rPr>
        <w:t xml:space="preserve">In this block, we assess the respondent's knowledge about climate change. In particular, </w:t>
      </w:r>
      <w:r w:rsidR="008D783F">
        <w:rPr>
          <w:lang w:val="en-US"/>
        </w:rPr>
        <w:t>questions refer to the anthropogenic dimension of climate change, the dynamic</w:t>
      </w:r>
      <w:r w:rsidR="00D44838">
        <w:rPr>
          <w:lang w:val="en-US"/>
        </w:rPr>
        <w:t>s</w:t>
      </w:r>
      <w:r w:rsidR="008D783F">
        <w:rPr>
          <w:lang w:val="en-US"/>
        </w:rPr>
        <w:t xml:space="preserve"> of climate change, the elements that contribute to climate change, and the possible consequences of climate change. Moreover, respondents are asked to relatively rank items in terms of greenhouse gases emissions</w:t>
      </w:r>
      <w:r w:rsidR="00751C1B">
        <w:rPr>
          <w:lang w:val="en-US"/>
        </w:rPr>
        <w:t xml:space="preserve"> for different topics, including food, mode of transportation, source of electric energy, and regional emissions (either total or per capita).</w:t>
      </w:r>
    </w:p>
    <w:p w14:paraId="29F2821D" w14:textId="57710625" w:rsidR="00263BB4" w:rsidRPr="00263BB4" w:rsidRDefault="00263BB4" w:rsidP="00D34B6C">
      <w:pPr>
        <w:pStyle w:val="Para1"/>
        <w:rPr>
          <w:lang w:val="en-US"/>
        </w:rPr>
      </w:pPr>
      <w:r w:rsidRPr="00263BB4">
        <w:rPr>
          <w:b/>
          <w:bCs/>
          <w:lang w:val="en-US"/>
        </w:rPr>
        <w:t>Attitudes and Risks:</w:t>
      </w:r>
      <w:r w:rsidR="00107675">
        <w:rPr>
          <w:lang w:val="en-US"/>
        </w:rPr>
        <w:t xml:space="preserve"> Here, we ask respondents about their views on what </w:t>
      </w:r>
      <w:proofErr w:type="gramStart"/>
      <w:r w:rsidR="00107675">
        <w:rPr>
          <w:lang w:val="en-US"/>
        </w:rPr>
        <w:t>should be done</w:t>
      </w:r>
      <w:proofErr w:type="gramEnd"/>
      <w:r w:rsidR="00107675">
        <w:rPr>
          <w:lang w:val="en-US"/>
        </w:rPr>
        <w:t xml:space="preserve"> to stop climate change, on the perception of climate change and climate policies on themselves and others, and what they are really to do in order to stop climate change as well as the factors that shape this.</w:t>
      </w:r>
    </w:p>
    <w:p w14:paraId="677F9ED8" w14:textId="1A4C8B2E" w:rsidR="00263BB4" w:rsidRDefault="00263BB4" w:rsidP="00D34B6C">
      <w:pPr>
        <w:pStyle w:val="Para1"/>
        <w:rPr>
          <w:lang w:val="en-US"/>
        </w:rPr>
      </w:pPr>
      <w:r>
        <w:rPr>
          <w:b/>
          <w:bCs/>
          <w:lang w:val="en-US"/>
        </w:rPr>
        <w:t>Preferences for climate policies:</w:t>
      </w:r>
      <w:r w:rsidR="00107675">
        <w:rPr>
          <w:lang w:val="en-US"/>
        </w:rPr>
        <w:t xml:space="preserve"> </w:t>
      </w:r>
      <w:r w:rsidR="00A35B3A">
        <w:rPr>
          <w:lang w:val="en-US"/>
        </w:rPr>
        <w:t>First</w:t>
      </w:r>
      <w:r w:rsidR="00D44838">
        <w:rPr>
          <w:lang w:val="en-US"/>
        </w:rPr>
        <w:t>,</w:t>
      </w:r>
      <w:r w:rsidR="00A35B3A">
        <w:rPr>
          <w:lang w:val="en-US"/>
        </w:rPr>
        <w:t xml:space="preserve"> we have a set of detailed questions on each of our three main policies.</w:t>
      </w:r>
      <w:r w:rsidR="00C168E2">
        <w:rPr>
          <w:lang w:val="en-US"/>
        </w:rPr>
        <w:t xml:space="preserve"> Questions tackle issues such as the effects of the policy, the perceived distributional </w:t>
      </w:r>
      <w:proofErr w:type="gramStart"/>
      <w:r w:rsidR="00C168E2">
        <w:rPr>
          <w:lang w:val="en-US"/>
        </w:rPr>
        <w:t>impacts</w:t>
      </w:r>
      <w:proofErr w:type="gramEnd"/>
      <w:r w:rsidR="00C168E2">
        <w:rPr>
          <w:lang w:val="en-US"/>
        </w:rPr>
        <w:t xml:space="preserve">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21FAE4E" w14:textId="1B0B708B" w:rsidR="00263BB4" w:rsidRPr="0014630F" w:rsidRDefault="00072F38" w:rsidP="00D34B6C">
      <w:pPr>
        <w:pStyle w:val="Para1"/>
        <w:rPr>
          <w:lang w:val="en-US"/>
        </w:rPr>
      </w:pPr>
      <w:r>
        <w:rPr>
          <w:b/>
          <w:bCs/>
          <w:lang w:val="en-US"/>
        </w:rPr>
        <w:t xml:space="preserve">Willingness to </w:t>
      </w:r>
      <w:proofErr w:type="gramStart"/>
      <w:r>
        <w:rPr>
          <w:b/>
          <w:bCs/>
          <w:lang w:val="en-US"/>
        </w:rPr>
        <w:t>Pay</w:t>
      </w:r>
      <w:proofErr w:type="gramEnd"/>
      <w:r>
        <w:rPr>
          <w:b/>
          <w:bCs/>
          <w:lang w:val="en-US"/>
        </w:rPr>
        <w:t xml:space="preserve"> and real stake questions</w:t>
      </w:r>
      <w:r w:rsidR="00263BB4">
        <w:rPr>
          <w:b/>
          <w:bCs/>
          <w:lang w:val="en-US"/>
        </w:rPr>
        <w:t>:</w:t>
      </w:r>
      <w:r w:rsidR="0014630F">
        <w:rPr>
          <w:lang w:val="en-US"/>
        </w:rPr>
        <w:t xml:space="preserve"> </w:t>
      </w:r>
      <w:r w:rsidR="00DF05D2">
        <w:rPr>
          <w:lang w:val="en-US"/>
        </w:rPr>
        <w:t>In this block we ask respondents how much they are willing to pay annually to limit global warming to safe levels. The question is in the form of a yes or no question and the amount we ask them to pay is randomize (with possible values ranging from</w:t>
      </w:r>
      <w:r w:rsidR="00CA2E49">
        <w:rPr>
          <w:lang w:val="en-US"/>
        </w:rPr>
        <w:t xml:space="preserve"> the equivalent of</w:t>
      </w:r>
      <w:r w:rsidR="00DF05D2">
        <w:rPr>
          <w:lang w:val="en-US"/>
        </w:rPr>
        <w:t xml:space="preserve"> </w:t>
      </w:r>
      <w:commentRangeStart w:id="152"/>
      <w:commentRangeStart w:id="153"/>
      <w:r w:rsidR="00DF05D2">
        <w:rPr>
          <w:lang w:val="en-US"/>
        </w:rPr>
        <w:t xml:space="preserve">$10 to </w:t>
      </w:r>
      <w:r w:rsidR="00CA2E49">
        <w:rPr>
          <w:lang w:val="en-US"/>
        </w:rPr>
        <w:t xml:space="preserve">the equivalent of </w:t>
      </w:r>
      <w:r w:rsidR="00DF05D2">
        <w:rPr>
          <w:lang w:val="en-US"/>
        </w:rPr>
        <w:t>$1,000</w:t>
      </w:r>
      <w:commentRangeEnd w:id="152"/>
      <w:r w:rsidR="00DF05D2">
        <w:rPr>
          <w:rStyle w:val="CommentReference"/>
          <w:rFonts w:eastAsiaTheme="minorHAnsi"/>
        </w:rPr>
        <w:commentReference w:id="152"/>
      </w:r>
      <w:commentRangeEnd w:id="153"/>
      <w:r w:rsidR="00D44838">
        <w:rPr>
          <w:rStyle w:val="CommentReference"/>
          <w:rFonts w:eastAsiaTheme="minorHAnsi"/>
        </w:rPr>
        <w:commentReference w:id="153"/>
      </w:r>
      <w:r w:rsidR="00DF05D2">
        <w:rPr>
          <w:lang w:val="en-US"/>
        </w:rPr>
        <w:t xml:space="preserve">). Moreover, we also inform respondents that in entering the survey they </w:t>
      </w:r>
      <w:proofErr w:type="gramStart"/>
      <w:r w:rsidR="00DF05D2">
        <w:rPr>
          <w:lang w:val="en-US"/>
        </w:rPr>
        <w:t>were automatically enrolled</w:t>
      </w:r>
      <w:proofErr w:type="gramEnd"/>
      <w:r w:rsidR="00DF05D2">
        <w:rPr>
          <w:lang w:val="en-US"/>
        </w:rPr>
        <w:t xml:space="preserve"> in a lottery to win</w:t>
      </w:r>
      <w:r w:rsidR="00CA2E49">
        <w:rPr>
          <w:lang w:val="en-US"/>
        </w:rPr>
        <w:t xml:space="preserve"> the equivalent of</w:t>
      </w:r>
      <w:r w:rsidR="00DF05D2">
        <w:rPr>
          <w:lang w:val="en-US"/>
        </w:rPr>
        <w:t xml:space="preserve"> </w:t>
      </w:r>
      <w:commentRangeStart w:id="154"/>
      <w:commentRangeStart w:id="155"/>
      <w:r w:rsidR="00DF05D2">
        <w:rPr>
          <w:lang w:val="en-US"/>
        </w:rPr>
        <w:t>$</w:t>
      </w:r>
      <w:r w:rsidR="00DE3CDB">
        <w:rPr>
          <w:lang w:val="en-US"/>
        </w:rPr>
        <w:t>1</w:t>
      </w:r>
      <w:r w:rsidR="00DF05D2">
        <w:rPr>
          <w:lang w:val="en-US"/>
        </w:rPr>
        <w:t>00</w:t>
      </w:r>
      <w:commentRangeEnd w:id="154"/>
      <w:r w:rsidR="00DF05D2">
        <w:rPr>
          <w:rStyle w:val="CommentReference"/>
          <w:rFonts w:eastAsiaTheme="minorHAnsi"/>
        </w:rPr>
        <w:commentReference w:id="154"/>
      </w:r>
      <w:commentRangeEnd w:id="155"/>
      <w:r w:rsidR="00D44838">
        <w:rPr>
          <w:rStyle w:val="CommentReference"/>
          <w:rFonts w:eastAsiaTheme="minorHAnsi"/>
        </w:rPr>
        <w:commentReference w:id="155"/>
      </w:r>
      <w:r w:rsidR="00DF05D2">
        <w:rPr>
          <w:lang w:val="en-US"/>
        </w:rPr>
        <w:t xml:space="preserve">. We then ask them how much of this prize they are willing to forfeit and donate to a charity that acts to reduce global greenhouse gases </w:t>
      </w:r>
      <w:r w:rsidR="00DF05D2">
        <w:rPr>
          <w:lang w:val="en-US"/>
        </w:rPr>
        <w:lastRenderedPageBreak/>
        <w:t>emissions</w:t>
      </w:r>
      <w:r w:rsidR="00D44838">
        <w:rPr>
          <w:lang w:val="en-US"/>
        </w:rPr>
        <w:t xml:space="preserve"> through reforestation</w:t>
      </w:r>
      <w:r w:rsidR="00DF05D2">
        <w:rPr>
          <w:lang w:val="en-US"/>
        </w:rPr>
        <w:t>. This allows us to extract a willingness to pay for limiting climate change.</w:t>
      </w:r>
    </w:p>
    <w:p w14:paraId="079C6D71" w14:textId="2105C470" w:rsidR="00263BB4" w:rsidRPr="00D32675" w:rsidRDefault="00263BB4" w:rsidP="00D34B6C">
      <w:pPr>
        <w:pStyle w:val="Para1"/>
        <w:rPr>
          <w:lang w:val="en-US"/>
        </w:rPr>
      </w:pPr>
      <w:r>
        <w:rPr>
          <w:b/>
          <w:bCs/>
          <w:lang w:val="en-US"/>
        </w:rPr>
        <w:t xml:space="preserve">International </w:t>
      </w:r>
      <w:proofErr w:type="gramStart"/>
      <w:r>
        <w:rPr>
          <w:b/>
          <w:bCs/>
          <w:lang w:val="en-US"/>
        </w:rPr>
        <w:t>burden-sharing</w:t>
      </w:r>
      <w:proofErr w:type="gramEnd"/>
      <w:r>
        <w:rPr>
          <w:b/>
          <w:bCs/>
          <w:lang w:val="en-US"/>
        </w:rPr>
        <w:t>:</w:t>
      </w:r>
      <w:r w:rsidR="00A35B3A">
        <w:rPr>
          <w:b/>
          <w:bCs/>
          <w:lang w:val="en-US"/>
        </w:rPr>
        <w:t xml:space="preserve"> </w:t>
      </w:r>
      <w:r w:rsidR="00D32675">
        <w:rPr>
          <w:lang w:val="en-US"/>
        </w:rPr>
        <w:t xml:space="preserve">This block contains questions about international climate policies and how countries should </w:t>
      </w:r>
      <w:r w:rsidR="00D44838">
        <w:rPr>
          <w:lang w:val="en-US"/>
        </w:rPr>
        <w:t>split the burden</w:t>
      </w:r>
      <w:r w:rsidR="00D32675">
        <w:rPr>
          <w:lang w:val="en-US"/>
        </w:rPr>
        <w:t xml:space="preserve"> </w:t>
      </w:r>
      <w:r w:rsidR="00D44838">
        <w:rPr>
          <w:lang w:val="en-US"/>
        </w:rPr>
        <w:t xml:space="preserve">of </w:t>
      </w:r>
      <w:r w:rsidR="00D32675">
        <w:rPr>
          <w:lang w:val="en-US"/>
        </w:rPr>
        <w:t>limiting climate change.</w:t>
      </w:r>
      <w:r w:rsidR="00FE1D84">
        <w:rPr>
          <w:lang w:val="en-US"/>
        </w:rPr>
        <w:t xml:space="preserv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5A63112F" w14:textId="2B32A38B" w:rsidR="00263BB4" w:rsidRDefault="00263BB4" w:rsidP="00D34B6C">
      <w:pPr>
        <w:pStyle w:val="Para1"/>
        <w:rPr>
          <w:lang w:val="en-US"/>
        </w:rPr>
      </w:pPr>
      <w:r>
        <w:rPr>
          <w:b/>
          <w:bCs/>
          <w:lang w:val="en-US"/>
        </w:rPr>
        <w:t>Ho</w:t>
      </w:r>
      <w:commentRangeStart w:id="156"/>
      <w:r>
        <w:rPr>
          <w:b/>
          <w:bCs/>
          <w:lang w:val="en-US"/>
        </w:rPr>
        <w:t>using</w:t>
      </w:r>
      <w:r w:rsidR="00B20886">
        <w:rPr>
          <w:b/>
          <w:bCs/>
          <w:lang w:val="en-US"/>
        </w:rPr>
        <w:t xml:space="preserve"> and cattle products</w:t>
      </w:r>
      <w:r>
        <w:rPr>
          <w:b/>
          <w:bCs/>
          <w:lang w:val="en-US"/>
        </w:rPr>
        <w:t>:</w:t>
      </w:r>
      <w:r w:rsidR="00FE1D84">
        <w:rPr>
          <w:lang w:val="en-US"/>
        </w:rPr>
        <w:t xml:space="preserve"> In this section, </w:t>
      </w:r>
      <w:ins w:id="157" w:author="Fabre  Adrien" w:date="2021-07-29T02:18:00Z">
        <w:r w:rsidR="00935D51">
          <w:rPr>
            <w:lang w:val="en-US"/>
          </w:rPr>
          <w:t xml:space="preserve">which appears only in relevant countries, </w:t>
        </w:r>
      </w:ins>
      <w:r w:rsidR="00FE1D84">
        <w:rPr>
          <w:lang w:val="en-US"/>
        </w:rPr>
        <w:t>we measure preferences for ban policies through the lens of mandatory insulation</w:t>
      </w:r>
      <w:r w:rsidR="001A0602">
        <w:rPr>
          <w:lang w:val="en-US"/>
        </w:rPr>
        <w:t xml:space="preserve"> and consumption of cattle products</w:t>
      </w:r>
      <w:r w:rsidR="00FE1D84">
        <w:rPr>
          <w:lang w:val="en-US"/>
        </w:rPr>
        <w:t>.</w:t>
      </w:r>
      <w:commentRangeEnd w:id="156"/>
      <w:r w:rsidR="00D44838">
        <w:rPr>
          <w:rStyle w:val="CommentReference"/>
          <w:rFonts w:eastAsiaTheme="minorHAnsi"/>
        </w:rPr>
        <w:commentReference w:id="156"/>
      </w:r>
    </w:p>
    <w:p w14:paraId="4C92C996" w14:textId="193B25F9" w:rsidR="00263BB4" w:rsidRPr="00263BB4" w:rsidRDefault="001A0602" w:rsidP="00D34B6C">
      <w:pPr>
        <w:pStyle w:val="Para1"/>
        <w:rPr>
          <w:lang w:val="en-US"/>
        </w:rPr>
      </w:pPr>
      <w:r>
        <w:rPr>
          <w:b/>
          <w:bCs/>
          <w:lang w:val="en-US"/>
        </w:rPr>
        <w:t>Final questions</w:t>
      </w:r>
      <w:r w:rsidR="00263BB4">
        <w:rPr>
          <w:b/>
          <w:bCs/>
          <w:lang w:val="en-US"/>
        </w:rPr>
        <w:t>:</w:t>
      </w:r>
      <w:r>
        <w:rPr>
          <w:lang w:val="en-US"/>
        </w:rPr>
        <w:t xml:space="preserve"> Eventually, we ask people about their level of trust in other people and in the government, as well as about their views on inequality.</w:t>
      </w:r>
    </w:p>
    <w:p w14:paraId="45B862E4" w14:textId="699F0EFB" w:rsidR="00263BB4" w:rsidRPr="00263BB4" w:rsidRDefault="00263BB4" w:rsidP="00D34B6C">
      <w:pPr>
        <w:pStyle w:val="Para1"/>
        <w:rPr>
          <w:lang w:val="en-US"/>
        </w:rPr>
      </w:pPr>
      <w:commentRangeStart w:id="158"/>
      <w:r>
        <w:rPr>
          <w:b/>
          <w:bCs/>
          <w:lang w:val="en-US"/>
        </w:rPr>
        <w:t>Petition:</w:t>
      </w:r>
      <w:commentRangeEnd w:id="158"/>
      <w:r w:rsidR="00935D51">
        <w:rPr>
          <w:rStyle w:val="CommentReference"/>
          <w:rFonts w:eastAsiaTheme="minorHAnsi"/>
        </w:rPr>
        <w:commentReference w:id="158"/>
      </w:r>
      <w:r>
        <w:rPr>
          <w:lang w:val="en-US"/>
        </w:rPr>
        <w:t xml:space="preserve"> </w:t>
      </w:r>
      <w:r w:rsidR="001A0602">
        <w:rPr>
          <w:lang w:val="en-US"/>
        </w:rPr>
        <w:t xml:space="preserve">At the very end of the survey, respondents </w:t>
      </w:r>
      <w:proofErr w:type="gramStart"/>
      <w:r w:rsidR="001A0602">
        <w:rPr>
          <w:lang w:val="en-US"/>
        </w:rPr>
        <w:t>are asked</w:t>
      </w:r>
      <w:proofErr w:type="gramEnd"/>
      <w:r w:rsidR="001A0602">
        <w:rPr>
          <w:lang w:val="en-US"/>
        </w:rPr>
        <w:t xml:space="preserve"> if they are willing to sign a petition to “stand up for real climate action.”</w:t>
      </w:r>
      <w:r w:rsidR="00E6583F">
        <w:rPr>
          <w:lang w:val="en-US"/>
        </w:rPr>
        <w:t xml:space="preserve"> We inform them that</w:t>
      </w:r>
      <w:ins w:id="160" w:author="Fabre  Adrien" w:date="2021-07-29T02:18:00Z">
        <w:r w:rsidR="00935D51">
          <w:rPr>
            <w:lang w:val="en-US"/>
          </w:rPr>
          <w:t xml:space="preserve"> we will send</w:t>
        </w:r>
      </w:ins>
      <w:r w:rsidR="00E6583F">
        <w:rPr>
          <w:lang w:val="en-US"/>
        </w:rPr>
        <w:t xml:space="preserve"> this petition </w:t>
      </w:r>
      <w:del w:id="161" w:author="Fabre  Adrien" w:date="2021-07-29T02:18:00Z">
        <w:r w:rsidR="00E6583F" w:rsidDel="00935D51">
          <w:rPr>
            <w:lang w:val="en-US"/>
          </w:rPr>
          <w:delText xml:space="preserve">will be sent </w:delText>
        </w:r>
      </w:del>
      <w:r w:rsidR="00E6583F">
        <w:rPr>
          <w:lang w:val="en-US"/>
        </w:rPr>
        <w:t xml:space="preserve">to the highest governmental authority (either President or Prime Minister </w:t>
      </w:r>
      <w:proofErr w:type="gramStart"/>
      <w:r w:rsidR="00E6583F">
        <w:rPr>
          <w:lang w:val="en-US"/>
        </w:rPr>
        <w:t>office</w:t>
      </w:r>
      <w:proofErr w:type="gramEnd"/>
      <w:r w:rsidR="00E6583F">
        <w:rPr>
          <w:lang w:val="en-US"/>
        </w:rPr>
        <w:t>)</w:t>
      </w:r>
      <w:del w:id="162" w:author="Fabre  Adrien" w:date="2021-07-29T02:18:00Z">
        <w:r w:rsidR="00E6583F" w:rsidDel="00935D51">
          <w:rPr>
            <w:lang w:val="en-US"/>
          </w:rPr>
          <w:delText xml:space="preserve"> </w:delText>
        </w:r>
        <w:commentRangeStart w:id="163"/>
        <w:commentRangeStart w:id="164"/>
        <w:r w:rsidR="00E6583F" w:rsidDel="00935D51">
          <w:rPr>
            <w:lang w:val="en-US"/>
          </w:rPr>
          <w:delText>by ourselves</w:delText>
        </w:r>
      </w:del>
      <w:r w:rsidR="00E6583F">
        <w:rPr>
          <w:lang w:val="en-US"/>
        </w:rPr>
        <w:t>.</w:t>
      </w:r>
      <w:commentRangeEnd w:id="163"/>
      <w:r w:rsidR="00E6583F">
        <w:rPr>
          <w:rStyle w:val="CommentReference"/>
          <w:rFonts w:eastAsiaTheme="minorHAnsi"/>
        </w:rPr>
        <w:commentReference w:id="163"/>
      </w:r>
      <w:commentRangeEnd w:id="164"/>
      <w:r w:rsidR="00D44838">
        <w:rPr>
          <w:rStyle w:val="CommentReference"/>
          <w:rFonts w:eastAsiaTheme="minorHAnsi"/>
        </w:rPr>
        <w:commentReference w:id="164"/>
      </w:r>
    </w:p>
    <w:p w14:paraId="68531278" w14:textId="55F87F5A" w:rsidR="00CF1E7B" w:rsidRDefault="00CF1E7B" w:rsidP="00D34B6C">
      <w:pPr>
        <w:pStyle w:val="Para1"/>
      </w:pPr>
    </w:p>
    <w:p w14:paraId="393A7FE7" w14:textId="018EEF45" w:rsidR="00CF1E7B" w:rsidRDefault="00CA2E49" w:rsidP="00D34B6C">
      <w:pPr>
        <w:pStyle w:val="Para1"/>
      </w:pPr>
      <w:r>
        <w:rPr>
          <w:noProof/>
          <w:lang w:val="en-US"/>
        </w:rPr>
        <w:drawing>
          <wp:inline distT="0" distB="0" distL="0" distR="0" wp14:anchorId="2D151526" wp14:editId="5766105F">
            <wp:extent cx="5904230" cy="2935705"/>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5" cstate="print">
                      <a:extLst>
                        <a:ext uri="{28A0092B-C50C-407E-A947-70E740481C1C}">
                          <a14:useLocalDpi xmlns:a14="http://schemas.microsoft.com/office/drawing/2010/main" val="0"/>
                        </a:ext>
                      </a:extLst>
                    </a:blip>
                    <a:srcRect b="16969"/>
                    <a:stretch/>
                  </pic:blipFill>
                  <pic:spPr bwMode="auto">
                    <a:xfrm>
                      <a:off x="0" y="0"/>
                      <a:ext cx="5904230" cy="2935705"/>
                    </a:xfrm>
                    <a:prstGeom prst="rect">
                      <a:avLst/>
                    </a:prstGeom>
                    <a:ln>
                      <a:noFill/>
                    </a:ln>
                    <a:extLst>
                      <a:ext uri="{53640926-AAD7-44D8-BBD7-CCE9431645EC}">
                        <a14:shadowObscured xmlns:a14="http://schemas.microsoft.com/office/drawing/2010/main"/>
                      </a:ext>
                    </a:extLst>
                  </pic:spPr>
                </pic:pic>
              </a:graphicData>
            </a:graphic>
          </wp:inline>
        </w:drawing>
      </w:r>
    </w:p>
    <w:p w14:paraId="637DECFA" w14:textId="70F91486" w:rsidR="00CA2E49" w:rsidRDefault="00CA2E49" w:rsidP="00D34B6C">
      <w:pPr>
        <w:pStyle w:val="Para1"/>
      </w:pPr>
    </w:p>
    <w:p w14:paraId="1E955EF4" w14:textId="63687D4C" w:rsidR="00CA2E49" w:rsidRDefault="00CA2E49" w:rsidP="00D34B6C">
      <w:pPr>
        <w:pStyle w:val="Para1"/>
      </w:pPr>
    </w:p>
    <w:p w14:paraId="3A9BB177" w14:textId="5CF0E0EE" w:rsidR="00CA2E49" w:rsidRDefault="00313C4F" w:rsidP="00D34B6C">
      <w:pPr>
        <w:pStyle w:val="Para1"/>
      </w:pPr>
      <w:r>
        <w:rPr>
          <w:noProof/>
          <w:lang w:val="en-US"/>
        </w:rPr>
        <w:lastRenderedPageBreak/>
        <w:drawing>
          <wp:inline distT="0" distB="0" distL="0" distR="0" wp14:anchorId="05EBBDC1" wp14:editId="4AC96DC8">
            <wp:extent cx="6089424" cy="301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1617" t="9461" r="11453" b="61107"/>
                    <a:stretch/>
                  </pic:blipFill>
                  <pic:spPr bwMode="auto">
                    <a:xfrm>
                      <a:off x="0" y="0"/>
                      <a:ext cx="6134493" cy="3037364"/>
                    </a:xfrm>
                    <a:prstGeom prst="rect">
                      <a:avLst/>
                    </a:prstGeom>
                    <a:ln>
                      <a:noFill/>
                    </a:ln>
                    <a:extLst>
                      <a:ext uri="{53640926-AAD7-44D8-BBD7-CCE9431645EC}">
                        <a14:shadowObscured xmlns:a14="http://schemas.microsoft.com/office/drawing/2010/main"/>
                      </a:ext>
                    </a:extLst>
                  </pic:spPr>
                </pic:pic>
              </a:graphicData>
            </a:graphic>
          </wp:inline>
        </w:drawing>
      </w:r>
    </w:p>
    <w:p w14:paraId="1FF1F4F0" w14:textId="204E52F0" w:rsidR="002A6EE0" w:rsidRDefault="002A6EE0" w:rsidP="00D34B6C">
      <w:pPr>
        <w:pStyle w:val="Para1"/>
      </w:pPr>
    </w:p>
    <w:p w14:paraId="77D07A0E" w14:textId="7D6246B4" w:rsidR="002A6EE0" w:rsidRDefault="002A6EE0" w:rsidP="00D34B6C">
      <w:pPr>
        <w:pStyle w:val="Para1"/>
      </w:pPr>
      <w:r>
        <w:rPr>
          <w:noProof/>
          <w:lang w:val="en-US"/>
        </w:rPr>
        <w:drawing>
          <wp:inline distT="0" distB="0" distL="0" distR="0" wp14:anchorId="3E3F5DA1" wp14:editId="08CEC633">
            <wp:extent cx="5904230" cy="33210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04230" cy="3321050"/>
                    </a:xfrm>
                    <a:prstGeom prst="rect">
                      <a:avLst/>
                    </a:prstGeom>
                  </pic:spPr>
                </pic:pic>
              </a:graphicData>
            </a:graphic>
          </wp:inline>
        </w:drawing>
      </w:r>
    </w:p>
    <w:p w14:paraId="2F4570A1" w14:textId="77777777" w:rsidR="002A6EE0" w:rsidRDefault="002A6EE0" w:rsidP="00D34B6C">
      <w:pPr>
        <w:pStyle w:val="Para1"/>
      </w:pPr>
    </w:p>
    <w:p w14:paraId="68104725" w14:textId="41CF92EF" w:rsidR="00CF1E7B" w:rsidRDefault="00CF1E7B" w:rsidP="00CF1E7B">
      <w:pPr>
        <w:pStyle w:val="Heading1"/>
      </w:pPr>
      <w:r>
        <w:t>References</w:t>
      </w:r>
    </w:p>
    <w:p w14:paraId="14151044" w14:textId="0BCC399F" w:rsidR="00CF1E7B" w:rsidRPr="00CF1E7B" w:rsidRDefault="00CF1E7B" w:rsidP="00CF1E7B">
      <w:pPr>
        <w:pStyle w:val="Para1"/>
        <w:rPr>
          <w:lang w:eastAsia="en-GB"/>
        </w:rPr>
      </w:pPr>
      <w:r w:rsidRPr="00CF1E7B">
        <w:rPr>
          <w:lang w:eastAsia="en-GB"/>
        </w:rPr>
        <w:t xml:space="preserve">Crippa, M., Guizzardi, D., Muntean, M., Schaaf, E., Solazzo, E., Monforti-Ferrario, F., Olivier, J. and Vignati, E., </w:t>
      </w:r>
      <w:r w:rsidRPr="00CF1E7B">
        <w:rPr>
          <w:lang w:val="en-US" w:eastAsia="en-GB"/>
        </w:rPr>
        <w:t>“</w:t>
      </w:r>
      <w:r w:rsidRPr="00CF1E7B">
        <w:rPr>
          <w:lang w:eastAsia="en-GB"/>
        </w:rPr>
        <w:t>Fossil CO2 emissions of all world countries - 2020 Report</w:t>
      </w:r>
      <w:r w:rsidRPr="00CF1E7B">
        <w:rPr>
          <w:lang w:val="en-US" w:eastAsia="en-GB"/>
        </w:rPr>
        <w:t>”</w:t>
      </w:r>
      <w:r w:rsidRPr="00CF1E7B">
        <w:rPr>
          <w:lang w:eastAsia="en-GB"/>
        </w:rPr>
        <w:t>, EUR 30358 EN, Publications Office of the European Union, Luxembourg, 2020, ISBN 978-92-76-21515-8, doi:10.2760/143674, JRC121460.</w:t>
      </w:r>
    </w:p>
    <w:p w14:paraId="5344A993" w14:textId="77777777" w:rsidR="00CF1E7B" w:rsidRPr="00CF1E7B" w:rsidRDefault="00CF1E7B" w:rsidP="00CF1E7B">
      <w:pPr>
        <w:pStyle w:val="Para1"/>
      </w:pPr>
    </w:p>
    <w:sectPr w:rsidR="00CF1E7B" w:rsidRPr="00CF1E7B" w:rsidSect="003C4738">
      <w:headerReference w:type="even" r:id="rId18"/>
      <w:headerReference w:type="default" r:id="rId19"/>
      <w:footerReference w:type="even" r:id="rId20"/>
      <w:footerReference w:type="default" r:id="rId2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 w:author="Bluebery PLANTEROSE" w:date="2021-07-27T15:16:00Z" w:initials="BP">
    <w:p w14:paraId="45AC87A4" w14:textId="77777777" w:rsidR="00A10ACB" w:rsidRDefault="00A10ACB" w:rsidP="00A10ACB">
      <w:pPr>
        <w:pStyle w:val="CommentText"/>
      </w:pPr>
      <w:r>
        <w:rPr>
          <w:rStyle w:val="CommentReference"/>
        </w:rPr>
        <w:annotationRef/>
      </w:r>
      <w:r>
        <w:t>Should we add more info on treatment, main policies? Or just the methodology section is enough?</w:t>
      </w:r>
    </w:p>
  </w:comment>
  <w:comment w:id="58" w:author="Fabre  Adrien" w:date="2021-07-29T01:49:00Z" w:initials="FA">
    <w:p w14:paraId="6E85485E" w14:textId="5C727468" w:rsidR="004B05DA" w:rsidRDefault="004B05DA">
      <w:pPr>
        <w:pStyle w:val="CommentText"/>
      </w:pPr>
      <w:r>
        <w:rPr>
          <w:rStyle w:val="CommentReference"/>
        </w:rPr>
        <w:annotationRef/>
      </w:r>
      <w:r>
        <w:t>It’s fine I think.</w:t>
      </w:r>
    </w:p>
  </w:comment>
  <w:comment w:id="59" w:author="Bluebery PLANTEROSE" w:date="2021-07-27T16:01:00Z" w:initials="BP">
    <w:p w14:paraId="06DC6803" w14:textId="77777777" w:rsidR="00A10ACB" w:rsidRDefault="00A10ACB" w:rsidP="00A10ACB">
      <w:pPr>
        <w:pStyle w:val="CommentText"/>
      </w:pPr>
      <w:r>
        <w:rPr>
          <w:rStyle w:val="CommentReference"/>
        </w:rPr>
        <w:annotationRef/>
      </w:r>
      <w:r>
        <w:t>I'll add the references at the end after, as it might be too long and you could want to remove some parts.</w:t>
      </w:r>
    </w:p>
  </w:comment>
  <w:comment w:id="79" w:author="Fabre  Adrien" w:date="2021-07-29T01:53:00Z" w:initials="FA">
    <w:p w14:paraId="1E036DAD" w14:textId="37BD7D1D" w:rsidR="004B05DA" w:rsidRPr="00642FAC" w:rsidRDefault="004B05DA">
      <w:pPr>
        <w:pStyle w:val="CommentText"/>
        <w:rPr>
          <w:lang w:val="fr-CH"/>
        </w:rPr>
      </w:pPr>
      <w:r>
        <w:rPr>
          <w:rStyle w:val="CommentReference"/>
        </w:rPr>
        <w:annotationRef/>
      </w:r>
      <w:proofErr w:type="spellStart"/>
      <w:r w:rsidRPr="00642FAC">
        <w:rPr>
          <w:lang w:val="fr-CH"/>
        </w:rPr>
        <w:t>What</w:t>
      </w:r>
      <w:proofErr w:type="spellEnd"/>
      <w:r w:rsidRPr="00642FAC">
        <w:rPr>
          <w:lang w:val="fr-CH"/>
        </w:rPr>
        <w:t xml:space="preserve"> </w:t>
      </w:r>
      <w:proofErr w:type="spellStart"/>
      <w:r w:rsidRPr="00642FAC">
        <w:rPr>
          <w:lang w:val="fr-CH"/>
        </w:rPr>
        <w:t>does</w:t>
      </w:r>
      <w:proofErr w:type="spellEnd"/>
      <w:r w:rsidRPr="00642FAC">
        <w:rPr>
          <w:lang w:val="fr-CH"/>
        </w:rPr>
        <w:t xml:space="preserve"> </w:t>
      </w:r>
      <w:proofErr w:type="spellStart"/>
      <w:r w:rsidRPr="00642FAC">
        <w:rPr>
          <w:lang w:val="fr-CH"/>
        </w:rPr>
        <w:t>he</w:t>
      </w:r>
      <w:proofErr w:type="spellEnd"/>
      <w:r w:rsidRPr="00642FAC">
        <w:rPr>
          <w:lang w:val="fr-CH"/>
        </w:rPr>
        <w:t xml:space="preserve"> </w:t>
      </w:r>
      <w:proofErr w:type="spellStart"/>
      <w:r w:rsidRPr="00642FAC">
        <w:rPr>
          <w:lang w:val="fr-CH"/>
        </w:rPr>
        <w:t>find</w:t>
      </w:r>
      <w:proofErr w:type="spellEnd"/>
      <w:r w:rsidRPr="00642FAC">
        <w:rPr>
          <w:lang w:val="fr-CH"/>
        </w:rPr>
        <w:t>?</w:t>
      </w:r>
    </w:p>
  </w:comment>
  <w:comment w:id="80" w:author="Fabre  Adrien" w:date="2021-07-29T01:54:00Z" w:initials="FA">
    <w:p w14:paraId="468D2C36" w14:textId="364B7343" w:rsidR="00642FAC" w:rsidRPr="00642FAC" w:rsidRDefault="00642FAC">
      <w:pPr>
        <w:pStyle w:val="CommentText"/>
        <w:rPr>
          <w:lang w:val="fr-CH"/>
        </w:rPr>
      </w:pPr>
      <w:r>
        <w:rPr>
          <w:rStyle w:val="CommentReference"/>
        </w:rPr>
        <w:annotationRef/>
      </w:r>
      <w:r w:rsidRPr="00642FAC">
        <w:rPr>
          <w:lang w:val="fr-CH"/>
        </w:rPr>
        <w:t xml:space="preserve">Un peu maladroit. </w:t>
      </w:r>
      <w:r>
        <w:rPr>
          <w:lang w:val="fr-CH"/>
        </w:rPr>
        <w:t>Faudrait citer des études sur la taxe carbone et sur les autres politiques à cet endroit. Et pourquoi « </w:t>
      </w:r>
      <w:proofErr w:type="spellStart"/>
      <w:r>
        <w:rPr>
          <w:lang w:val="fr-CH"/>
        </w:rPr>
        <w:t>those</w:t>
      </w:r>
      <w:proofErr w:type="spellEnd"/>
      <w:r>
        <w:rPr>
          <w:lang w:val="fr-CH"/>
        </w:rPr>
        <w:t> » et pas « </w:t>
      </w:r>
      <w:proofErr w:type="spellStart"/>
      <w:r>
        <w:rPr>
          <w:lang w:val="fr-CH"/>
        </w:rPr>
        <w:t>this</w:t>
      </w:r>
      <w:proofErr w:type="spellEnd"/>
      <w:r>
        <w:rPr>
          <w:lang w:val="fr-CH"/>
        </w:rPr>
        <w:t xml:space="preserve"> » ? </w:t>
      </w:r>
      <w:proofErr w:type="gramStart"/>
      <w:r>
        <w:rPr>
          <w:lang w:val="fr-CH"/>
        </w:rPr>
        <w:t>Je sais pas</w:t>
      </w:r>
      <w:proofErr w:type="gramEnd"/>
      <w:r>
        <w:rPr>
          <w:lang w:val="fr-CH"/>
        </w:rPr>
        <w:t xml:space="preserve"> si faut mettre </w:t>
      </w:r>
      <w:proofErr w:type="spellStart"/>
      <w:r>
        <w:rPr>
          <w:lang w:val="fr-CH"/>
        </w:rPr>
        <w:t>we</w:t>
      </w:r>
      <w:proofErr w:type="spellEnd"/>
      <w:r>
        <w:rPr>
          <w:lang w:val="fr-CH"/>
        </w:rPr>
        <w:t xml:space="preserve"> </w:t>
      </w:r>
      <w:proofErr w:type="spellStart"/>
      <w:r>
        <w:rPr>
          <w:lang w:val="fr-CH"/>
        </w:rPr>
        <w:t>fill</w:t>
      </w:r>
      <w:proofErr w:type="spellEnd"/>
      <w:r>
        <w:rPr>
          <w:lang w:val="fr-CH"/>
        </w:rPr>
        <w:t xml:space="preserve"> the gap à cet endroit-là, c’est pas ici qu’on parle de nos contributions. Aussi, on comprend trop tard la structure de ta revue de </w:t>
      </w:r>
      <w:proofErr w:type="spellStart"/>
      <w:r>
        <w:rPr>
          <w:lang w:val="fr-CH"/>
        </w:rPr>
        <w:t>litté</w:t>
      </w:r>
      <w:proofErr w:type="spellEnd"/>
      <w:r>
        <w:rPr>
          <w:lang w:val="fr-CH"/>
        </w:rPr>
        <w:t xml:space="preserve">, il faudrait la clarifier plus tôt. Par ex en commençant le paragraphe par : Support for </w:t>
      </w:r>
      <w:proofErr w:type="spellStart"/>
      <w:r>
        <w:rPr>
          <w:lang w:val="fr-CH"/>
        </w:rPr>
        <w:t>different</w:t>
      </w:r>
      <w:proofErr w:type="spellEnd"/>
      <w:r>
        <w:rPr>
          <w:lang w:val="fr-CH"/>
        </w:rPr>
        <w:t xml:space="preserve"> </w:t>
      </w:r>
      <w:proofErr w:type="spellStart"/>
      <w:r>
        <w:rPr>
          <w:lang w:val="fr-CH"/>
        </w:rPr>
        <w:t>climate</w:t>
      </w:r>
      <w:proofErr w:type="spellEnd"/>
      <w:r>
        <w:rPr>
          <w:lang w:val="fr-CH"/>
        </w:rPr>
        <w:t xml:space="preserve"> </w:t>
      </w:r>
      <w:proofErr w:type="spellStart"/>
      <w:r>
        <w:rPr>
          <w:lang w:val="fr-CH"/>
        </w:rPr>
        <w:t>policies</w:t>
      </w:r>
      <w:proofErr w:type="spellEnd"/>
      <w:r>
        <w:rPr>
          <w:lang w:val="fr-CH"/>
        </w:rPr>
        <w:t xml:space="preserve"> </w:t>
      </w:r>
      <w:proofErr w:type="spellStart"/>
      <w:r>
        <w:rPr>
          <w:lang w:val="fr-CH"/>
        </w:rPr>
        <w:t>depends</w:t>
      </w:r>
      <w:proofErr w:type="spellEnd"/>
      <w:r>
        <w:rPr>
          <w:lang w:val="fr-CH"/>
        </w:rPr>
        <w:t xml:space="preserve"> on </w:t>
      </w:r>
      <w:proofErr w:type="spellStart"/>
      <w:r>
        <w:rPr>
          <w:lang w:val="fr-CH"/>
        </w:rPr>
        <w:t>their</w:t>
      </w:r>
      <w:proofErr w:type="spellEnd"/>
      <w:r>
        <w:rPr>
          <w:lang w:val="fr-CH"/>
        </w:rPr>
        <w:t xml:space="preserve"> respective </w:t>
      </w:r>
      <w:proofErr w:type="spellStart"/>
      <w:r>
        <w:rPr>
          <w:lang w:val="fr-CH"/>
        </w:rPr>
        <w:t>features</w:t>
      </w:r>
      <w:proofErr w:type="spellEnd"/>
      <w:r>
        <w:rPr>
          <w:lang w:val="fr-CH"/>
        </w:rPr>
        <w:t>.</w:t>
      </w:r>
    </w:p>
  </w:comment>
  <w:comment w:id="110" w:author="Fabre  Adrien" w:date="2021-07-29T02:04:00Z" w:initials="FA">
    <w:p w14:paraId="234C4BCE" w14:textId="15BED15A" w:rsidR="0043658D" w:rsidRDefault="0043658D">
      <w:pPr>
        <w:pStyle w:val="CommentText"/>
      </w:pPr>
      <w:r>
        <w:rPr>
          <w:rStyle w:val="CommentReference"/>
        </w:rPr>
        <w:annotationRef/>
      </w:r>
      <w:r>
        <w:t>Which ones? Not clear</w:t>
      </w:r>
    </w:p>
  </w:comment>
  <w:comment w:id="111" w:author="Fabre  Adrien" w:date="2021-07-29T02:04:00Z" w:initials="FA">
    <w:p w14:paraId="52C302F7" w14:textId="07E108B9" w:rsidR="0043658D" w:rsidRPr="0043658D" w:rsidRDefault="0043658D">
      <w:pPr>
        <w:pStyle w:val="CommentText"/>
        <w:rPr>
          <w:lang w:val="fr-CH"/>
        </w:rPr>
      </w:pPr>
      <w:r>
        <w:rPr>
          <w:rStyle w:val="CommentReference"/>
        </w:rPr>
        <w:annotationRef/>
      </w:r>
      <w:r w:rsidRPr="0043658D">
        <w:rPr>
          <w:lang w:val="fr-CH"/>
        </w:rPr>
        <w:t xml:space="preserve">In </w:t>
      </w:r>
      <w:proofErr w:type="spellStart"/>
      <w:r w:rsidRPr="0043658D">
        <w:rPr>
          <w:lang w:val="fr-CH"/>
        </w:rPr>
        <w:t>what</w:t>
      </w:r>
      <w:proofErr w:type="spellEnd"/>
      <w:r w:rsidRPr="0043658D">
        <w:rPr>
          <w:lang w:val="fr-CH"/>
        </w:rPr>
        <w:t xml:space="preserve"> </w:t>
      </w:r>
      <w:proofErr w:type="spellStart"/>
      <w:r w:rsidRPr="0043658D">
        <w:rPr>
          <w:lang w:val="fr-CH"/>
        </w:rPr>
        <w:t>sense</w:t>
      </w:r>
      <w:proofErr w:type="spellEnd"/>
      <w:r w:rsidRPr="0043658D">
        <w:rPr>
          <w:lang w:val="fr-CH"/>
        </w:rPr>
        <w:t>?</w:t>
      </w:r>
    </w:p>
  </w:comment>
  <w:comment w:id="127" w:author="Fabre  Adrien" w:date="2021-07-29T02:07:00Z" w:initials="FA">
    <w:p w14:paraId="197D2567" w14:textId="222AC620" w:rsidR="0043658D" w:rsidRPr="0043658D" w:rsidRDefault="0043658D">
      <w:pPr>
        <w:pStyle w:val="CommentText"/>
        <w:rPr>
          <w:lang w:val="fr-CH"/>
        </w:rPr>
      </w:pPr>
      <w:r>
        <w:rPr>
          <w:rStyle w:val="CommentReference"/>
        </w:rPr>
        <w:annotationRef/>
      </w:r>
      <w:proofErr w:type="gramStart"/>
      <w:r w:rsidRPr="0043658D">
        <w:rPr>
          <w:lang w:val="fr-CH"/>
        </w:rPr>
        <w:t>Ça va pas</w:t>
      </w:r>
      <w:proofErr w:type="gramEnd"/>
      <w:r w:rsidRPr="0043658D">
        <w:rPr>
          <w:lang w:val="fr-CH"/>
        </w:rPr>
        <w:t>. T</w:t>
      </w:r>
      <w:r>
        <w:rPr>
          <w:lang w:val="fr-CH"/>
        </w:rPr>
        <w:t>u ne cites pas toutes les études internationales (Gallup est une omission notable). Et en une phrase par enquête tu peux pas dire grand-chose. Vaut mieux dire : plusieurs enquêtes existent avec des méthodologies variables : ça va de l’enquête représentative (Ipsos, Gallup…) à la collecte de réponses volontaires (UNDP) en passant par des enquêtes semi-représentatives sur des utilisateurs de Facebook. Les questions sont le plus souvent très générales et ne permettent pas de saisir les soutiens aux différentes politiques climatiques. Elles dégagent quand même des résultats généraux : forte préoccupation pour le climat un peu partout malgré de grosses variations entre pays, connaissances qui s’améliorent au fil du temps…</w:t>
      </w:r>
    </w:p>
  </w:comment>
  <w:comment w:id="130" w:author="Fabre  Adrien" w:date="2021-07-29T02:12:00Z" w:initials="FA">
    <w:p w14:paraId="02FFB964" w14:textId="4977A40F" w:rsidR="0043658D" w:rsidRPr="0043658D" w:rsidRDefault="0043658D">
      <w:pPr>
        <w:pStyle w:val="CommentText"/>
        <w:rPr>
          <w:lang w:val="fr-CH"/>
        </w:rPr>
      </w:pPr>
      <w:r>
        <w:rPr>
          <w:rStyle w:val="CommentReference"/>
        </w:rPr>
        <w:annotationRef/>
      </w:r>
      <w:r w:rsidR="00935D51">
        <w:rPr>
          <w:lang w:val="fr-CH"/>
        </w:rPr>
        <w:t>Commentaire sur ce paragraphe : m</w:t>
      </w:r>
      <w:r w:rsidRPr="0043658D">
        <w:rPr>
          <w:lang w:val="fr-CH"/>
        </w:rPr>
        <w:t>et</w:t>
      </w:r>
      <w:r>
        <w:rPr>
          <w:lang w:val="fr-CH"/>
        </w:rPr>
        <w:t>t</w:t>
      </w:r>
      <w:r w:rsidRPr="0043658D">
        <w:rPr>
          <w:lang w:val="fr-CH"/>
        </w:rPr>
        <w:t>re ailleurs</w:t>
      </w:r>
      <w:r>
        <w:rPr>
          <w:lang w:val="fr-CH"/>
        </w:rPr>
        <w:t xml:space="preserve"> ou enlever</w:t>
      </w:r>
      <w:r w:rsidRPr="0043658D">
        <w:rPr>
          <w:lang w:val="fr-CH"/>
        </w:rPr>
        <w:t xml:space="preserve">. Ça fait </w:t>
      </w:r>
      <w:proofErr w:type="spellStart"/>
      <w:r w:rsidRPr="0043658D">
        <w:rPr>
          <w:lang w:val="fr-CH"/>
        </w:rPr>
        <w:t>repetition</w:t>
      </w:r>
      <w:proofErr w:type="spellEnd"/>
      <w:r w:rsidRPr="0043658D">
        <w:rPr>
          <w:lang w:val="fr-CH"/>
        </w:rPr>
        <w:t xml:space="preserve"> ici</w:t>
      </w:r>
      <w:r>
        <w:rPr>
          <w:lang w:val="fr-CH"/>
        </w:rPr>
        <w:t>.</w:t>
      </w:r>
    </w:p>
  </w:comment>
  <w:comment w:id="142" w:author="Fabre  Adrien" w:date="2021-07-26T18:48:00Z" w:initials="FA">
    <w:p w14:paraId="3521EFE0" w14:textId="5E46F75B" w:rsidR="00B50031" w:rsidRPr="00B50031" w:rsidRDefault="00B50031">
      <w:pPr>
        <w:pStyle w:val="CommentText"/>
        <w:rPr>
          <w:lang w:val="fr-CH"/>
        </w:rPr>
      </w:pPr>
      <w:r>
        <w:rPr>
          <w:rStyle w:val="CommentReference"/>
        </w:rPr>
        <w:annotationRef/>
      </w:r>
      <w:r w:rsidRPr="00B50031">
        <w:rPr>
          <w:lang w:val="fr-CH"/>
        </w:rPr>
        <w:t>C’est 2k pas 20k</w:t>
      </w:r>
    </w:p>
  </w:comment>
  <w:comment w:id="143" w:author="Fabre  Adrien" w:date="2021-07-26T18:48:00Z" w:initials="FA">
    <w:p w14:paraId="2715BFAE" w14:textId="2F176C36" w:rsidR="00B50031" w:rsidRPr="00B50031" w:rsidRDefault="00B50031">
      <w:pPr>
        <w:pStyle w:val="CommentText"/>
        <w:rPr>
          <w:lang w:val="fr-CH"/>
        </w:rPr>
      </w:pPr>
      <w:r>
        <w:rPr>
          <w:rStyle w:val="CommentReference"/>
        </w:rPr>
        <w:annotationRef/>
      </w:r>
      <w:r w:rsidRPr="00B50031">
        <w:rPr>
          <w:lang w:val="fr-CH"/>
        </w:rPr>
        <w:t>Ajouter la carte figures</w:t>
      </w:r>
      <w:r>
        <w:rPr>
          <w:lang w:val="fr-CH"/>
        </w:rPr>
        <w:t>/</w:t>
      </w:r>
      <w:r w:rsidRPr="00B50031">
        <w:rPr>
          <w:lang w:val="fr-CH"/>
        </w:rPr>
        <w:t>Country_coverage</w:t>
      </w:r>
      <w:r>
        <w:rPr>
          <w:lang w:val="fr-CH"/>
        </w:rPr>
        <w:t>.png</w:t>
      </w:r>
    </w:p>
  </w:comment>
  <w:comment w:id="144" w:author="Fabre  Adrien" w:date="2021-07-26T18:51:00Z" w:initials="FA">
    <w:p w14:paraId="45771DCA" w14:textId="131FF518" w:rsidR="00B50031" w:rsidRPr="00B50031" w:rsidRDefault="00B50031">
      <w:pPr>
        <w:pStyle w:val="CommentText"/>
        <w:rPr>
          <w:lang w:val="fr-CH"/>
        </w:rPr>
      </w:pPr>
      <w:r>
        <w:rPr>
          <w:rStyle w:val="CommentReference"/>
        </w:rPr>
        <w:annotationRef/>
      </w:r>
      <w:r w:rsidRPr="00B50031">
        <w:rPr>
          <w:lang w:val="fr-CH"/>
        </w:rPr>
        <w:t xml:space="preserve">Je trouve 74% moi (en </w:t>
      </w:r>
      <w:proofErr w:type="spellStart"/>
      <w:r w:rsidRPr="00B50031">
        <w:rPr>
          <w:lang w:val="fr-CH"/>
        </w:rPr>
        <w:t>consumption-based</w:t>
      </w:r>
      <w:proofErr w:type="spellEnd"/>
      <w:r w:rsidRPr="00B50031">
        <w:rPr>
          <w:lang w:val="fr-CH"/>
        </w:rPr>
        <w:t>)</w:t>
      </w:r>
      <w:r>
        <w:rPr>
          <w:lang w:val="fr-CH"/>
        </w:rPr>
        <w:t>. Mieux vaut dire « </w:t>
      </w:r>
      <w:proofErr w:type="spellStart"/>
      <w:r>
        <w:rPr>
          <w:lang w:val="fr-CH"/>
        </w:rPr>
        <w:t>three</w:t>
      </w:r>
      <w:proofErr w:type="spellEnd"/>
      <w:r>
        <w:rPr>
          <w:lang w:val="fr-CH"/>
        </w:rPr>
        <w:t xml:space="preserve"> </w:t>
      </w:r>
      <w:proofErr w:type="spellStart"/>
      <w:r>
        <w:rPr>
          <w:lang w:val="fr-CH"/>
        </w:rPr>
        <w:t>quarters</w:t>
      </w:r>
      <w:proofErr w:type="spellEnd"/>
      <w:r>
        <w:rPr>
          <w:lang w:val="fr-CH"/>
        </w:rPr>
        <w:t xml:space="preserve"> » ou « close to 75% » du coup. On peut aussi dire 18 </w:t>
      </w:r>
      <w:proofErr w:type="spellStart"/>
      <w:r>
        <w:rPr>
          <w:lang w:val="fr-CH"/>
        </w:rPr>
        <w:t>among</w:t>
      </w:r>
      <w:proofErr w:type="spellEnd"/>
      <w:r>
        <w:rPr>
          <w:lang w:val="fr-CH"/>
        </w:rPr>
        <w:t xml:space="preserve"> the 21 </w:t>
      </w:r>
      <w:proofErr w:type="spellStart"/>
      <w:r>
        <w:rPr>
          <w:lang w:val="fr-CH"/>
        </w:rPr>
        <w:t>largest</w:t>
      </w:r>
      <w:proofErr w:type="spellEnd"/>
      <w:r>
        <w:rPr>
          <w:lang w:val="fr-CH"/>
        </w:rPr>
        <w:t xml:space="preserve"> </w:t>
      </w:r>
      <w:proofErr w:type="spellStart"/>
      <w:r>
        <w:rPr>
          <w:lang w:val="fr-CH"/>
        </w:rPr>
        <w:t>polluters</w:t>
      </w:r>
      <w:proofErr w:type="spellEnd"/>
      <w:r>
        <w:rPr>
          <w:lang w:val="fr-CH"/>
        </w:rPr>
        <w:t>.</w:t>
      </w:r>
    </w:p>
  </w:comment>
  <w:comment w:id="145" w:author="Fabre  Adrien" w:date="2021-07-26T18:49:00Z" w:initials="FA">
    <w:p w14:paraId="3DE3CB3A" w14:textId="1480686D" w:rsidR="00B50031" w:rsidRPr="00B50031" w:rsidRDefault="00B50031">
      <w:pPr>
        <w:pStyle w:val="CommentText"/>
        <w:rPr>
          <w:lang w:val="fr-CH"/>
        </w:rPr>
      </w:pPr>
      <w:r>
        <w:rPr>
          <w:rStyle w:val="CommentReference"/>
        </w:rPr>
        <w:annotationRef/>
      </w:r>
      <w:r w:rsidRPr="00B50031">
        <w:rPr>
          <w:lang w:val="fr-CH"/>
        </w:rPr>
        <w:t xml:space="preserve">Écrire </w:t>
      </w:r>
      <w:r>
        <w:rPr>
          <w:lang w:val="fr-CH"/>
        </w:rPr>
        <w:t>CO2 comme ça plutôt qu’avec une formule</w:t>
      </w:r>
    </w:p>
  </w:comment>
  <w:comment w:id="147" w:author="Fabre  Adrien" w:date="2021-07-26T18:52:00Z" w:initials="FA">
    <w:p w14:paraId="46B501FD" w14:textId="196BFDDC" w:rsidR="00B50031" w:rsidRDefault="00B50031">
      <w:pPr>
        <w:pStyle w:val="CommentText"/>
      </w:pPr>
      <w:r>
        <w:rPr>
          <w:rStyle w:val="CommentReference"/>
        </w:rPr>
        <w:annotationRef/>
      </w:r>
      <w:r>
        <w:t>Contracted with?</w:t>
      </w:r>
    </w:p>
  </w:comment>
  <w:comment w:id="146" w:author="Fabre  Adrien" w:date="2021-07-29T02:15:00Z" w:initials="FA">
    <w:p w14:paraId="77D8EC77" w14:textId="0EE248CD" w:rsidR="00935D51" w:rsidRPr="00935D51" w:rsidRDefault="00935D51">
      <w:pPr>
        <w:pStyle w:val="CommentText"/>
        <w:rPr>
          <w:lang w:val="fr-CH"/>
        </w:rPr>
      </w:pPr>
      <w:r>
        <w:rPr>
          <w:rStyle w:val="CommentReference"/>
        </w:rPr>
        <w:annotationRef/>
      </w:r>
      <w:r w:rsidRPr="00935D51">
        <w:rPr>
          <w:lang w:val="fr-CH"/>
        </w:rPr>
        <w:t xml:space="preserve">Changer l’ordre. D’abord, enquête </w:t>
      </w:r>
      <w:proofErr w:type="spellStart"/>
      <w:r w:rsidRPr="00935D51">
        <w:rPr>
          <w:lang w:val="fr-CH"/>
        </w:rPr>
        <w:t>representative</w:t>
      </w:r>
      <w:proofErr w:type="spellEnd"/>
      <w:r w:rsidRPr="00935D51">
        <w:rPr>
          <w:lang w:val="fr-CH"/>
        </w:rPr>
        <w:t xml:space="preserve"> de </w:t>
      </w:r>
      <w:r>
        <w:rPr>
          <w:lang w:val="fr-CH"/>
        </w:rPr>
        <w:t xml:space="preserve">2000 personnes dans 20 pays. Donner les pays. Parler de la représentativité. Parler de la méthode / </w:t>
      </w:r>
      <w:proofErr w:type="spellStart"/>
      <w:r>
        <w:rPr>
          <w:lang w:val="fr-CH"/>
        </w:rPr>
        <w:t>companies</w:t>
      </w:r>
      <w:proofErr w:type="spellEnd"/>
      <w:r>
        <w:rPr>
          <w:lang w:val="fr-CH"/>
        </w:rPr>
        <w:t>.</w:t>
      </w:r>
    </w:p>
  </w:comment>
  <w:comment w:id="148" w:author="Fabre  Adrien" w:date="2021-07-26T18:56:00Z" w:initials="FA">
    <w:p w14:paraId="45A6A382" w14:textId="32CF476B" w:rsidR="00B50031" w:rsidRDefault="00B50031">
      <w:pPr>
        <w:pStyle w:val="CommentText"/>
      </w:pPr>
      <w:r>
        <w:rPr>
          <w:rStyle w:val="CommentReference"/>
        </w:rPr>
        <w:annotationRef/>
      </w:r>
      <w:r>
        <w:t xml:space="preserve">Add the figure. </w:t>
      </w:r>
      <w:r w:rsidR="00D44838">
        <w:t>No</w:t>
      </w:r>
      <w:r>
        <w:t xml:space="preserve"> need to be so </w:t>
      </w:r>
      <w:r w:rsidR="00D44838">
        <w:t>detailed, better to explain the goals of different blocks</w:t>
      </w:r>
      <w:r>
        <w:t>.</w:t>
      </w:r>
      <w:r w:rsidR="00D44838">
        <w:t xml:space="preserve"> But let it as is for the moment, it’s good enough for the OECD note.</w:t>
      </w:r>
    </w:p>
  </w:comment>
  <w:comment w:id="149" w:author="Fabre  Adrien" w:date="2021-07-26T18:55:00Z" w:initials="FA">
    <w:p w14:paraId="66F68217" w14:textId="04FE02E7" w:rsidR="00B50031" w:rsidRDefault="00B50031">
      <w:pPr>
        <w:pStyle w:val="CommentText"/>
      </w:pPr>
      <w:r>
        <w:rPr>
          <w:rStyle w:val="CommentReference"/>
        </w:rPr>
        <w:annotationRef/>
      </w:r>
      <w:r>
        <w:t>Use present tense.</w:t>
      </w:r>
    </w:p>
  </w:comment>
  <w:comment w:id="150" w:author="Bluebery PLANTEROSE" w:date="2021-07-26T17:10:00Z" w:initials="BP">
    <w:p w14:paraId="78F960B2" w14:textId="5B41E811" w:rsidR="00F1516C" w:rsidRDefault="00F1516C">
      <w:pPr>
        <w:pStyle w:val="CommentText"/>
      </w:pPr>
      <w:r>
        <w:rPr>
          <w:rStyle w:val="CommentReference"/>
        </w:rPr>
        <w:annotationRef/>
      </w:r>
      <w:r>
        <w:t>Should I provide more info on the video here or in a dedicated section?</w:t>
      </w:r>
    </w:p>
  </w:comment>
  <w:comment w:id="151" w:author="Fabre  Adrien" w:date="2021-07-26T18:57:00Z" w:initials="FA">
    <w:p w14:paraId="6BB92E72" w14:textId="178C55B1" w:rsidR="00D44838" w:rsidRDefault="00D44838">
      <w:pPr>
        <w:pStyle w:val="CommentText"/>
      </w:pPr>
      <w:r>
        <w:rPr>
          <w:rStyle w:val="CommentReference"/>
        </w:rPr>
        <w:annotationRef/>
      </w:r>
      <w:r>
        <w:t xml:space="preserve">No it’s fine. </w:t>
      </w:r>
    </w:p>
  </w:comment>
  <w:comment w:id="152" w:author="Bluebery PLANTEROSE" w:date="2021-07-26T18:13:00Z" w:initials="BP">
    <w:p w14:paraId="5E7B2439" w14:textId="12628CE9" w:rsidR="00DF05D2" w:rsidRDefault="00DF05D2">
      <w:pPr>
        <w:pStyle w:val="CommentText"/>
      </w:pPr>
      <w:r>
        <w:rPr>
          <w:rStyle w:val="CommentReference"/>
        </w:rPr>
        <w:annotationRef/>
      </w:r>
      <w:r>
        <w:t>Only for US?</w:t>
      </w:r>
    </w:p>
  </w:comment>
  <w:comment w:id="153" w:author="Fabre  Adrien" w:date="2021-07-26T18:59:00Z" w:initials="FA">
    <w:p w14:paraId="1279A66C" w14:textId="3CB55810" w:rsidR="00D44838" w:rsidRDefault="00D44838">
      <w:pPr>
        <w:pStyle w:val="CommentText"/>
      </w:pPr>
      <w:r>
        <w:rPr>
          <w:rStyle w:val="CommentReference"/>
        </w:rPr>
        <w:annotationRef/>
      </w:r>
      <w:r>
        <w:t>From the equivalent of …</w:t>
      </w:r>
    </w:p>
  </w:comment>
  <w:comment w:id="154" w:author="Bluebery PLANTEROSE" w:date="2021-07-26T18:08:00Z" w:initials="BP">
    <w:p w14:paraId="34C4BD95" w14:textId="7084CA2B" w:rsidR="00DF05D2" w:rsidRDefault="00DF05D2">
      <w:pPr>
        <w:pStyle w:val="CommentText"/>
      </w:pPr>
      <w:r>
        <w:rPr>
          <w:rStyle w:val="CommentReference"/>
        </w:rPr>
        <w:annotationRef/>
      </w:r>
      <w:r>
        <w:t>Same amount for every countries?</w:t>
      </w:r>
    </w:p>
  </w:comment>
  <w:comment w:id="155" w:author="Fabre  Adrien" w:date="2021-07-26T18:59:00Z" w:initials="FA">
    <w:p w14:paraId="3876D060" w14:textId="725EEDB7" w:rsidR="00D44838" w:rsidRDefault="00D44838">
      <w:pPr>
        <w:pStyle w:val="CommentText"/>
      </w:pPr>
      <w:r>
        <w:rPr>
          <w:rStyle w:val="CommentReference"/>
        </w:rPr>
        <w:annotationRef/>
      </w:r>
      <w:r>
        <w:t>It’s 100$. “(the equivalent of) $100”</w:t>
      </w:r>
    </w:p>
  </w:comment>
  <w:comment w:id="156" w:author="Fabre  Adrien" w:date="2021-07-26T19:01:00Z" w:initials="FA">
    <w:p w14:paraId="20DB1E61" w14:textId="63A8D064" w:rsidR="00D44838" w:rsidRDefault="00D44838">
      <w:pPr>
        <w:pStyle w:val="CommentText"/>
      </w:pPr>
      <w:r>
        <w:rPr>
          <w:rStyle w:val="CommentReference"/>
        </w:rPr>
        <w:annotationRef/>
      </w:r>
      <w:r>
        <w:t>This block’s name is outdated, we don’t really address ban vs. incentives anymore</w:t>
      </w:r>
    </w:p>
  </w:comment>
  <w:comment w:id="158" w:author="Fabre  Adrien" w:date="2021-07-29T02:18:00Z" w:initials="FA">
    <w:p w14:paraId="29ACE270" w14:textId="0B806AED" w:rsidR="00935D51" w:rsidRPr="00935D51" w:rsidRDefault="00935D51">
      <w:pPr>
        <w:pStyle w:val="CommentText"/>
        <w:rPr>
          <w:lang w:val="fr-CH"/>
        </w:rPr>
      </w:pPr>
      <w:r>
        <w:rPr>
          <w:rStyle w:val="CommentReference"/>
        </w:rPr>
        <w:annotationRef/>
      </w:r>
      <w:r w:rsidRPr="00935D51">
        <w:rPr>
          <w:lang w:val="fr-CH"/>
        </w:rPr>
        <w:t xml:space="preserve">Rajoute des </w:t>
      </w:r>
      <w:proofErr w:type="spellStart"/>
      <w:r w:rsidRPr="00935D51">
        <w:rPr>
          <w:lang w:val="fr-CH"/>
        </w:rPr>
        <w:t>legendes</w:t>
      </w:r>
      <w:proofErr w:type="spellEnd"/>
      <w:r w:rsidRPr="00935D51">
        <w:rPr>
          <w:lang w:val="fr-CH"/>
        </w:rPr>
        <w:t xml:space="preserve"> sous les graphiques et table</w:t>
      </w:r>
      <w:r>
        <w:rPr>
          <w:lang w:val="fr-CH"/>
        </w:rPr>
        <w:t>, et des références à ces graphiques/table dans le texte</w:t>
      </w:r>
      <w:bookmarkStart w:id="159" w:name="_GoBack"/>
      <w:bookmarkEnd w:id="159"/>
      <w:r>
        <w:rPr>
          <w:lang w:val="fr-CH"/>
        </w:rPr>
        <w:t>.</w:t>
      </w:r>
    </w:p>
  </w:comment>
  <w:comment w:id="163" w:author="Bluebery PLANTEROSE" w:date="2021-07-26T18:30:00Z" w:initials="BP">
    <w:p w14:paraId="2E9AE5AD" w14:textId="38415E8C" w:rsidR="00E6583F" w:rsidRDefault="00E6583F">
      <w:pPr>
        <w:pStyle w:val="CommentText"/>
      </w:pPr>
      <w:r>
        <w:rPr>
          <w:rStyle w:val="CommentReference"/>
        </w:rPr>
        <w:annotationRef/>
      </w:r>
      <w:r>
        <w:t>@Adrien, could you provide information as to why we ask this question at the end of the survey?</w:t>
      </w:r>
      <w:r>
        <w:br/>
        <w:t>I thought that it was to record the visit of an external website, but we don't use one in the end.</w:t>
      </w:r>
    </w:p>
  </w:comment>
  <w:comment w:id="164" w:author="Fabre  Adrien" w:date="2021-07-26T19:02:00Z" w:initials="FA">
    <w:p w14:paraId="1AF140EF" w14:textId="70BF4F69" w:rsidR="00D44838" w:rsidRDefault="00D44838">
      <w:pPr>
        <w:pStyle w:val="CommentText"/>
      </w:pPr>
      <w:r>
        <w:rPr>
          <w:rStyle w:val="CommentReference"/>
        </w:rPr>
        <w:annotationRef/>
      </w:r>
      <w:r>
        <w:t>It’s a real stake question. To see whether people are more ready to sign a petition after viewing the treatments.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AC87A4" w15:done="0"/>
  <w15:commentEx w15:paraId="6E85485E" w15:paraIdParent="45AC87A4" w15:done="0"/>
  <w15:commentEx w15:paraId="06DC6803" w15:done="0"/>
  <w15:commentEx w15:paraId="1E036DAD" w15:done="0"/>
  <w15:commentEx w15:paraId="468D2C36" w15:done="0"/>
  <w15:commentEx w15:paraId="234C4BCE" w15:done="0"/>
  <w15:commentEx w15:paraId="52C302F7" w15:done="0"/>
  <w15:commentEx w15:paraId="197D2567" w15:done="0"/>
  <w15:commentEx w15:paraId="02FFB964" w15:done="0"/>
  <w15:commentEx w15:paraId="3521EFE0" w15:done="1"/>
  <w15:commentEx w15:paraId="2715BFAE" w15:done="1"/>
  <w15:commentEx w15:paraId="45771DCA" w15:done="1"/>
  <w15:commentEx w15:paraId="3DE3CB3A" w15:done="1"/>
  <w15:commentEx w15:paraId="46B501FD" w15:done="1"/>
  <w15:commentEx w15:paraId="77D8EC77" w15:done="0"/>
  <w15:commentEx w15:paraId="45A6A382" w15:done="0"/>
  <w15:commentEx w15:paraId="66F68217" w15:done="1"/>
  <w15:commentEx w15:paraId="78F960B2" w15:done="1"/>
  <w15:commentEx w15:paraId="6BB92E72" w15:paraIdParent="78F960B2" w15:done="1"/>
  <w15:commentEx w15:paraId="5E7B2439" w15:done="1"/>
  <w15:commentEx w15:paraId="1279A66C" w15:paraIdParent="5E7B2439" w15:done="1"/>
  <w15:commentEx w15:paraId="34C4BD95" w15:done="1"/>
  <w15:commentEx w15:paraId="3876D060" w15:paraIdParent="34C4BD95" w15:done="1"/>
  <w15:commentEx w15:paraId="20DB1E61" w15:done="1"/>
  <w15:commentEx w15:paraId="29ACE270" w15:done="0"/>
  <w15:commentEx w15:paraId="2E9AE5AD" w15:done="1"/>
  <w15:commentEx w15:paraId="1AF140EF" w15:paraIdParent="2E9AE5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AA1DF" w16cex:dateUtc="2021-07-27T13:16:00Z"/>
  <w16cex:commentExtensible w16cex:durableId="24AAAC5F" w16cex:dateUtc="2021-07-27T14:01:00Z"/>
  <w16cex:commentExtensible w16cex:durableId="24A96AF6" w16cex:dateUtc="2021-07-26T15:10:00Z"/>
  <w16cex:commentExtensible w16cex:durableId="24A979C6" w16cex:dateUtc="2021-07-26T16:13:00Z"/>
  <w16cex:commentExtensible w16cex:durableId="24A9789D" w16cex:dateUtc="2021-07-26T16:08:00Z"/>
  <w16cex:commentExtensible w16cex:durableId="24A97DB9" w16cex:dateUtc="2021-07-26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AC87A4" w16cid:durableId="24AAA1DF"/>
  <w16cid:commentId w16cid:paraId="06DC6803" w16cid:durableId="24AAAC5F"/>
  <w16cid:commentId w16cid:paraId="3521EFE0" w16cid:durableId="24AA64CB"/>
  <w16cid:commentId w16cid:paraId="2715BFAE" w16cid:durableId="24AA64CC"/>
  <w16cid:commentId w16cid:paraId="45771DCA" w16cid:durableId="24AA64CD"/>
  <w16cid:commentId w16cid:paraId="3DE3CB3A" w16cid:durableId="24AA64CE"/>
  <w16cid:commentId w16cid:paraId="46B501FD" w16cid:durableId="24AA64CF"/>
  <w16cid:commentId w16cid:paraId="45A6A382" w16cid:durableId="24AA64D2"/>
  <w16cid:commentId w16cid:paraId="66F68217" w16cid:durableId="24AA64D3"/>
  <w16cid:commentId w16cid:paraId="78F960B2" w16cid:durableId="24A96AF6"/>
  <w16cid:commentId w16cid:paraId="6BB92E72" w16cid:durableId="24AA64D5"/>
  <w16cid:commentId w16cid:paraId="5E7B2439" w16cid:durableId="24A979C6"/>
  <w16cid:commentId w16cid:paraId="1279A66C" w16cid:durableId="24AA64D7"/>
  <w16cid:commentId w16cid:paraId="34C4BD95" w16cid:durableId="24A9789D"/>
  <w16cid:commentId w16cid:paraId="3876D060" w16cid:durableId="24AA64D9"/>
  <w16cid:commentId w16cid:paraId="20DB1E61" w16cid:durableId="24AA64DA"/>
  <w16cid:commentId w16cid:paraId="2E9AE5AD" w16cid:durableId="24A97DB9"/>
  <w16cid:commentId w16cid:paraId="1AF140EF" w16cid:durableId="24AA64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6C289" w14:textId="77777777" w:rsidR="00146487" w:rsidRDefault="00146487" w:rsidP="00CC3749"/>
  </w:endnote>
  <w:endnote w:type="continuationSeparator" w:id="0">
    <w:p w14:paraId="5DE722A7" w14:textId="77777777" w:rsidR="00146487" w:rsidRPr="00CF4424" w:rsidRDefault="00146487" w:rsidP="00CF4424">
      <w:pPr>
        <w:pStyle w:val="Footer"/>
        <w:jc w:val="both"/>
      </w:pPr>
    </w:p>
  </w:endnote>
  <w:endnote w:type="continuationNotice" w:id="1">
    <w:p w14:paraId="55150F1F" w14:textId="77777777" w:rsidR="00146487" w:rsidRDefault="001464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2026395364"/>
      <w:lock w:val="sdtLocked"/>
      <w:placeholder>
        <w:docPart w:val="FB2EE7BC8A9440D599105B75AB0F28C8"/>
      </w:placeholder>
    </w:sdtPr>
    <w:sdtEndPr/>
    <w:sdtContent>
      <w:p w14:paraId="7EEB956C" w14:textId="77777777" w:rsidR="00FD55BA" w:rsidRDefault="00FD55BA"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2ED04277" w14:textId="77777777" w:rsidR="00FD55BA" w:rsidRDefault="00FD55BA"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458554544"/>
      <w:lock w:val="sdtLocked"/>
    </w:sdtPr>
    <w:sdtEndPr/>
    <w:sdtContent>
      <w:p w14:paraId="400E9002" w14:textId="77777777" w:rsidR="00FD55BA" w:rsidRPr="00FD7BD8" w:rsidRDefault="00FD55BA"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09B77ED0" w14:textId="77777777" w:rsidR="00FD55BA" w:rsidRPr="00FD7BD8" w:rsidRDefault="00FD55BA"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217002386"/>
      <w:lock w:val="sdtLocked"/>
      <w:placeholder>
        <w:docPart w:val="9ADE2B9FC57A4D089F98B76AC940B40F"/>
      </w:placeholder>
    </w:sdtPr>
    <w:sdtEndPr/>
    <w:sdtContent>
      <w:p w14:paraId="3752FD66" w14:textId="77777777" w:rsidR="00992AB5" w:rsidRDefault="00992AB5"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05CFF3D8" w14:textId="77777777" w:rsidR="004E100F" w:rsidRDefault="00992AB5"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884096409"/>
      <w:lock w:val="sdtLocked"/>
      <w:placeholder>
        <w:docPart w:val="ED53E967AE1D45E1AF6E2CEFF6E054E8"/>
      </w:placeholder>
    </w:sdtPr>
    <w:sdtEndPr/>
    <w:sdtContent>
      <w:p w14:paraId="11862DC6" w14:textId="77777777" w:rsidR="004E100F" w:rsidRPr="00FD7BD8" w:rsidRDefault="004E100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6396CDFC" w14:textId="77777777" w:rsidR="004E100F" w:rsidRPr="00FD7BD8" w:rsidRDefault="004E100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0ECF37" w14:textId="77777777" w:rsidR="00146487" w:rsidRDefault="00146487" w:rsidP="00CC3749">
      <w:r>
        <w:separator/>
      </w:r>
    </w:p>
  </w:footnote>
  <w:footnote w:type="continuationSeparator" w:id="0">
    <w:p w14:paraId="5FA1C13A" w14:textId="77777777" w:rsidR="00146487" w:rsidRDefault="00146487" w:rsidP="00CC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4E285" w14:textId="77777777" w:rsidR="00FD55BA" w:rsidRDefault="00146487"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2</w:t>
        </w:r>
        <w:r w:rsidR="00FD55BA" w:rsidRPr="00CC3749">
          <w:rPr>
            <w:rStyle w:val="PageNumber"/>
            <w:noProof/>
          </w:rPr>
          <w:fldChar w:fldCharType="end"/>
        </w:r>
      </w:sdtContent>
    </w:sdt>
    <w:r w:rsidR="00FD55BA">
      <w:t xml:space="preserve"> </w:t>
    </w:r>
    <w:r w:rsidR="00FD55BA">
      <w:sym w:font="Symbol" w:char="F07C"/>
    </w:r>
    <w:r w:rsidR="00FD55BA">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FD55BA">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5CC34" w14:textId="77777777" w:rsidR="00FD55BA" w:rsidRDefault="00146487"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FD55BA">
          <w:rPr>
            <w:rStyle w:val="HeaderTitle"/>
          </w:rPr>
          <w:t xml:space="preserve"> </w:t>
        </w:r>
      </w:sdtContent>
    </w:sdt>
    <w:r w:rsidR="00FD55BA">
      <w:rPr>
        <w:rStyle w:val="PageNumber"/>
      </w:rPr>
      <w:t xml:space="preserve"> </w:t>
    </w:r>
    <w:r w:rsidR="00FD55BA">
      <w:rPr>
        <w:rStyle w:val="PageNumber"/>
      </w:rPr>
      <w:sym w:font="Symbol" w:char="F07C"/>
    </w:r>
    <w:r w:rsidR="00FD55BA">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1</w:t>
        </w:r>
        <w:r w:rsidR="00FD55BA"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31B3" w14:textId="385B1650" w:rsidR="00CC3749" w:rsidRDefault="00146487"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CC3749" w:rsidRPr="00CC3749">
          <w:rPr>
            <w:rStyle w:val="PageNumber"/>
          </w:rPr>
          <w:fldChar w:fldCharType="begin"/>
        </w:r>
        <w:r w:rsidR="00CC3749" w:rsidRPr="00CC3749">
          <w:rPr>
            <w:rStyle w:val="PageNumber"/>
          </w:rPr>
          <w:instrText xml:space="preserve"> PAGE   \* MERGEFORMAT </w:instrText>
        </w:r>
        <w:r w:rsidR="00CC3749" w:rsidRPr="00CC3749">
          <w:rPr>
            <w:rStyle w:val="PageNumber"/>
          </w:rPr>
          <w:fldChar w:fldCharType="separate"/>
        </w:r>
        <w:r w:rsidR="00935D51">
          <w:rPr>
            <w:rStyle w:val="PageNumber"/>
            <w:noProof/>
          </w:rPr>
          <w:t>6</w:t>
        </w:r>
        <w:r w:rsidR="00CC3749" w:rsidRPr="00CC3749">
          <w:rPr>
            <w:rStyle w:val="PageNumber"/>
            <w:noProof/>
          </w:rPr>
          <w:fldChar w:fldCharType="end"/>
        </w:r>
      </w:sdtContent>
    </w:sdt>
    <w:r w:rsidR="004E100F">
      <w:t xml:space="preserve"> </w:t>
    </w:r>
    <w:r w:rsidR="004E100F">
      <w:sym w:font="Symbol" w:char="F07C"/>
    </w:r>
    <w:r w:rsidR="004E100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4E100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CFCAA" w14:textId="49DF66BA" w:rsidR="00992AB5" w:rsidRDefault="00146487"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92AB5">
          <w:rPr>
            <w:rStyle w:val="HeaderTitle"/>
          </w:rPr>
          <w:t xml:space="preserve"> </w:t>
        </w:r>
      </w:sdtContent>
    </w:sdt>
    <w:r w:rsidR="00992AB5">
      <w:rPr>
        <w:rStyle w:val="PageNumber"/>
      </w:rPr>
      <w:t xml:space="preserve"> </w:t>
    </w:r>
    <w:r w:rsidR="00992AB5">
      <w:rPr>
        <w:rStyle w:val="PageNumber"/>
      </w:rPr>
      <w:sym w:font="Symbol" w:char="F07C"/>
    </w:r>
    <w:r w:rsidR="00992AB5">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92AB5" w:rsidRPr="00CC3749">
          <w:rPr>
            <w:rStyle w:val="PageNumber"/>
          </w:rPr>
          <w:fldChar w:fldCharType="begin"/>
        </w:r>
        <w:r w:rsidR="00992AB5" w:rsidRPr="00CC3749">
          <w:rPr>
            <w:rStyle w:val="PageNumber"/>
          </w:rPr>
          <w:instrText xml:space="preserve"> PAGE   \* MERGEFORMAT </w:instrText>
        </w:r>
        <w:r w:rsidR="00992AB5" w:rsidRPr="00CC3749">
          <w:rPr>
            <w:rStyle w:val="PageNumber"/>
          </w:rPr>
          <w:fldChar w:fldCharType="separate"/>
        </w:r>
        <w:r w:rsidR="00935D51">
          <w:rPr>
            <w:rStyle w:val="PageNumber"/>
            <w:noProof/>
          </w:rPr>
          <w:t>7</w:t>
        </w:r>
        <w:r w:rsidR="00992AB5"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4"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0"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2"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3"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25"/>
    <w:lvlOverride w:ilvl="0">
      <w:startOverride w:val="1"/>
    </w:lvlOverride>
  </w:num>
  <w:num w:numId="15">
    <w:abstractNumId w:val="24"/>
  </w:num>
  <w:num w:numId="16">
    <w:abstractNumId w:val="10"/>
  </w:num>
  <w:num w:numId="17">
    <w:abstractNumId w:val="14"/>
  </w:num>
  <w:num w:numId="18">
    <w:abstractNumId w:val="26"/>
  </w:num>
  <w:num w:numId="19">
    <w:abstractNumId w:val="12"/>
  </w:num>
  <w:num w:numId="20">
    <w:abstractNumId w:val="20"/>
  </w:num>
  <w:num w:numId="21">
    <w:abstractNumId w:val="11"/>
  </w:num>
  <w:num w:numId="22">
    <w:abstractNumId w:val="21"/>
  </w:num>
  <w:num w:numId="23">
    <w:abstractNumId w:val="16"/>
  </w:num>
  <w:num w:numId="24">
    <w:abstractNumId w:val="23"/>
  </w:num>
  <w:num w:numId="25">
    <w:abstractNumId w:val="19"/>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num>
  <w:num w:numId="31">
    <w:abstractNumId w:val="2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13"/>
  </w:num>
  <w:num w:numId="44">
    <w:abstractNumId w:val="22"/>
  </w:num>
  <w:num w:numId="45">
    <w:abstractNumId w:val="23"/>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bre  Adrien">
    <w15:presenceInfo w15:providerId="AD" w15:userId="S-1-5-21-2025429265-764733703-1417001333-566182"/>
  </w15:person>
  <w15:person w15:author="Bluebery PLANTEROSE">
    <w15:presenceInfo w15:providerId="AD" w15:userId="S::bluebery.planterose@sciencespo.fr::b495b69d-f3c3-4357-9166-ef5b6b692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SortMethod w:val="0000"/>
  <w:trackRevisions/>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37D9"/>
    <w:rsid w:val="00004DAB"/>
    <w:rsid w:val="000064D6"/>
    <w:rsid w:val="00014D2C"/>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64C7A"/>
    <w:rsid w:val="00072F38"/>
    <w:rsid w:val="0007759B"/>
    <w:rsid w:val="00081C27"/>
    <w:rsid w:val="00085197"/>
    <w:rsid w:val="000A5133"/>
    <w:rsid w:val="000A655C"/>
    <w:rsid w:val="000A69AD"/>
    <w:rsid w:val="000B03E2"/>
    <w:rsid w:val="000B74AE"/>
    <w:rsid w:val="000B7665"/>
    <w:rsid w:val="000B7B86"/>
    <w:rsid w:val="000C0FE0"/>
    <w:rsid w:val="000C1DF4"/>
    <w:rsid w:val="000C5FBA"/>
    <w:rsid w:val="000D34F9"/>
    <w:rsid w:val="000D4550"/>
    <w:rsid w:val="000D6A16"/>
    <w:rsid w:val="000E2815"/>
    <w:rsid w:val="000E5F57"/>
    <w:rsid w:val="000F040F"/>
    <w:rsid w:val="000F14F1"/>
    <w:rsid w:val="000F68AF"/>
    <w:rsid w:val="00101323"/>
    <w:rsid w:val="00107675"/>
    <w:rsid w:val="00111592"/>
    <w:rsid w:val="00111A19"/>
    <w:rsid w:val="0011701E"/>
    <w:rsid w:val="00130B1E"/>
    <w:rsid w:val="001313D9"/>
    <w:rsid w:val="00132E78"/>
    <w:rsid w:val="001452D9"/>
    <w:rsid w:val="00146063"/>
    <w:rsid w:val="0014630F"/>
    <w:rsid w:val="00146487"/>
    <w:rsid w:val="0015065F"/>
    <w:rsid w:val="00151AE5"/>
    <w:rsid w:val="001535B9"/>
    <w:rsid w:val="00157A58"/>
    <w:rsid w:val="00160B10"/>
    <w:rsid w:val="00160D78"/>
    <w:rsid w:val="00170C55"/>
    <w:rsid w:val="00173418"/>
    <w:rsid w:val="00183469"/>
    <w:rsid w:val="00192BE9"/>
    <w:rsid w:val="001931F5"/>
    <w:rsid w:val="001933C5"/>
    <w:rsid w:val="00196642"/>
    <w:rsid w:val="001A0602"/>
    <w:rsid w:val="001B2144"/>
    <w:rsid w:val="001B2FAD"/>
    <w:rsid w:val="001B4E01"/>
    <w:rsid w:val="001C0B13"/>
    <w:rsid w:val="001C1F73"/>
    <w:rsid w:val="001C4E4F"/>
    <w:rsid w:val="001C617B"/>
    <w:rsid w:val="001D008B"/>
    <w:rsid w:val="001D3952"/>
    <w:rsid w:val="001E1F22"/>
    <w:rsid w:val="001E47D1"/>
    <w:rsid w:val="001F11B3"/>
    <w:rsid w:val="001F18A8"/>
    <w:rsid w:val="001F63FD"/>
    <w:rsid w:val="001F6920"/>
    <w:rsid w:val="001F76B3"/>
    <w:rsid w:val="00201266"/>
    <w:rsid w:val="00202409"/>
    <w:rsid w:val="00203113"/>
    <w:rsid w:val="00203CC1"/>
    <w:rsid w:val="00210A5D"/>
    <w:rsid w:val="00224AC3"/>
    <w:rsid w:val="0022556E"/>
    <w:rsid w:val="00226659"/>
    <w:rsid w:val="00237A1B"/>
    <w:rsid w:val="00241059"/>
    <w:rsid w:val="0025481A"/>
    <w:rsid w:val="002565E1"/>
    <w:rsid w:val="00263627"/>
    <w:rsid w:val="00263BB4"/>
    <w:rsid w:val="00266687"/>
    <w:rsid w:val="00275477"/>
    <w:rsid w:val="002818F4"/>
    <w:rsid w:val="00287ED5"/>
    <w:rsid w:val="00296CE1"/>
    <w:rsid w:val="002A2091"/>
    <w:rsid w:val="002A226D"/>
    <w:rsid w:val="002A6B56"/>
    <w:rsid w:val="002A6EE0"/>
    <w:rsid w:val="002B353F"/>
    <w:rsid w:val="002C1DD6"/>
    <w:rsid w:val="002D198F"/>
    <w:rsid w:val="002E0230"/>
    <w:rsid w:val="002F3A06"/>
    <w:rsid w:val="002F605B"/>
    <w:rsid w:val="00303173"/>
    <w:rsid w:val="00305C43"/>
    <w:rsid w:val="00310601"/>
    <w:rsid w:val="00313C4F"/>
    <w:rsid w:val="00323108"/>
    <w:rsid w:val="00324483"/>
    <w:rsid w:val="00326CAE"/>
    <w:rsid w:val="003276FA"/>
    <w:rsid w:val="00333261"/>
    <w:rsid w:val="00337396"/>
    <w:rsid w:val="00347AA2"/>
    <w:rsid w:val="00350662"/>
    <w:rsid w:val="00350963"/>
    <w:rsid w:val="00350CCC"/>
    <w:rsid w:val="0035293B"/>
    <w:rsid w:val="003567DF"/>
    <w:rsid w:val="003570CA"/>
    <w:rsid w:val="003578FC"/>
    <w:rsid w:val="00366BED"/>
    <w:rsid w:val="00372918"/>
    <w:rsid w:val="00375A7C"/>
    <w:rsid w:val="00376570"/>
    <w:rsid w:val="00381AB2"/>
    <w:rsid w:val="00386F03"/>
    <w:rsid w:val="003957E7"/>
    <w:rsid w:val="003A3A69"/>
    <w:rsid w:val="003A72FB"/>
    <w:rsid w:val="003B0FCE"/>
    <w:rsid w:val="003B2EF0"/>
    <w:rsid w:val="003B312C"/>
    <w:rsid w:val="003B42F8"/>
    <w:rsid w:val="003C4738"/>
    <w:rsid w:val="003C6E42"/>
    <w:rsid w:val="003D0071"/>
    <w:rsid w:val="003D0145"/>
    <w:rsid w:val="003D0D81"/>
    <w:rsid w:val="003D283F"/>
    <w:rsid w:val="003E0362"/>
    <w:rsid w:val="003E2E5C"/>
    <w:rsid w:val="003E5BE5"/>
    <w:rsid w:val="003E6393"/>
    <w:rsid w:val="003E7235"/>
    <w:rsid w:val="003F3341"/>
    <w:rsid w:val="003F3E9F"/>
    <w:rsid w:val="003F7368"/>
    <w:rsid w:val="004036CB"/>
    <w:rsid w:val="00403A1F"/>
    <w:rsid w:val="00404A52"/>
    <w:rsid w:val="00407712"/>
    <w:rsid w:val="004120ED"/>
    <w:rsid w:val="004230BA"/>
    <w:rsid w:val="004234CE"/>
    <w:rsid w:val="004243B4"/>
    <w:rsid w:val="004259A6"/>
    <w:rsid w:val="004348F1"/>
    <w:rsid w:val="0043658D"/>
    <w:rsid w:val="00440FA5"/>
    <w:rsid w:val="00444C08"/>
    <w:rsid w:val="004529B7"/>
    <w:rsid w:val="00452DA0"/>
    <w:rsid w:val="00456E03"/>
    <w:rsid w:val="00461C3F"/>
    <w:rsid w:val="0046201C"/>
    <w:rsid w:val="004622CF"/>
    <w:rsid w:val="00462721"/>
    <w:rsid w:val="00464ED3"/>
    <w:rsid w:val="004661B2"/>
    <w:rsid w:val="004A00A8"/>
    <w:rsid w:val="004A117A"/>
    <w:rsid w:val="004A1A3F"/>
    <w:rsid w:val="004A1A7B"/>
    <w:rsid w:val="004A6F9B"/>
    <w:rsid w:val="004B05DA"/>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26A5"/>
    <w:rsid w:val="00523806"/>
    <w:rsid w:val="00524708"/>
    <w:rsid w:val="00524825"/>
    <w:rsid w:val="0052749E"/>
    <w:rsid w:val="005360A8"/>
    <w:rsid w:val="005361EC"/>
    <w:rsid w:val="00541F0D"/>
    <w:rsid w:val="00543135"/>
    <w:rsid w:val="005527A6"/>
    <w:rsid w:val="0056606B"/>
    <w:rsid w:val="00567146"/>
    <w:rsid w:val="00575855"/>
    <w:rsid w:val="00576984"/>
    <w:rsid w:val="00582D40"/>
    <w:rsid w:val="00593D13"/>
    <w:rsid w:val="005A0A55"/>
    <w:rsid w:val="005A41B4"/>
    <w:rsid w:val="005A4A42"/>
    <w:rsid w:val="005A6B81"/>
    <w:rsid w:val="005B734D"/>
    <w:rsid w:val="005B7CA2"/>
    <w:rsid w:val="005C2BAF"/>
    <w:rsid w:val="005D25FC"/>
    <w:rsid w:val="005D450E"/>
    <w:rsid w:val="005D5F8F"/>
    <w:rsid w:val="005D7D42"/>
    <w:rsid w:val="005E3782"/>
    <w:rsid w:val="00603681"/>
    <w:rsid w:val="0061216A"/>
    <w:rsid w:val="006128C8"/>
    <w:rsid w:val="006218BD"/>
    <w:rsid w:val="00622E0C"/>
    <w:rsid w:val="00625626"/>
    <w:rsid w:val="006304BF"/>
    <w:rsid w:val="00635AEE"/>
    <w:rsid w:val="00640529"/>
    <w:rsid w:val="00642FAC"/>
    <w:rsid w:val="00644510"/>
    <w:rsid w:val="00644FCE"/>
    <w:rsid w:val="00680162"/>
    <w:rsid w:val="0068361F"/>
    <w:rsid w:val="006A1139"/>
    <w:rsid w:val="006B1A7E"/>
    <w:rsid w:val="006B38E2"/>
    <w:rsid w:val="006B4BAA"/>
    <w:rsid w:val="006B7345"/>
    <w:rsid w:val="006B7A61"/>
    <w:rsid w:val="006C35CC"/>
    <w:rsid w:val="006C7B61"/>
    <w:rsid w:val="006D1C15"/>
    <w:rsid w:val="006D2B23"/>
    <w:rsid w:val="006E50BA"/>
    <w:rsid w:val="006E5AA5"/>
    <w:rsid w:val="0070033F"/>
    <w:rsid w:val="00702398"/>
    <w:rsid w:val="00710E8C"/>
    <w:rsid w:val="00711F1B"/>
    <w:rsid w:val="00712B15"/>
    <w:rsid w:val="007135D0"/>
    <w:rsid w:val="00722339"/>
    <w:rsid w:val="00724333"/>
    <w:rsid w:val="00724820"/>
    <w:rsid w:val="007306FA"/>
    <w:rsid w:val="007323ED"/>
    <w:rsid w:val="00733ED1"/>
    <w:rsid w:val="00734135"/>
    <w:rsid w:val="00735C39"/>
    <w:rsid w:val="00743058"/>
    <w:rsid w:val="00743381"/>
    <w:rsid w:val="00751C1B"/>
    <w:rsid w:val="00753095"/>
    <w:rsid w:val="00753EEE"/>
    <w:rsid w:val="00754C15"/>
    <w:rsid w:val="00757D43"/>
    <w:rsid w:val="007622EA"/>
    <w:rsid w:val="00762B89"/>
    <w:rsid w:val="007712AC"/>
    <w:rsid w:val="007728EB"/>
    <w:rsid w:val="007823FE"/>
    <w:rsid w:val="007836B4"/>
    <w:rsid w:val="00785A1E"/>
    <w:rsid w:val="0079064D"/>
    <w:rsid w:val="00796525"/>
    <w:rsid w:val="007A76BA"/>
    <w:rsid w:val="007B1A88"/>
    <w:rsid w:val="007B31F6"/>
    <w:rsid w:val="007B32B0"/>
    <w:rsid w:val="007B64FE"/>
    <w:rsid w:val="007C3714"/>
    <w:rsid w:val="007C5CAD"/>
    <w:rsid w:val="007C6866"/>
    <w:rsid w:val="007D09AE"/>
    <w:rsid w:val="007D21CF"/>
    <w:rsid w:val="007D7784"/>
    <w:rsid w:val="007F3BCE"/>
    <w:rsid w:val="007F41F9"/>
    <w:rsid w:val="00803F69"/>
    <w:rsid w:val="00804ACC"/>
    <w:rsid w:val="008127CA"/>
    <w:rsid w:val="008129C4"/>
    <w:rsid w:val="00814FD3"/>
    <w:rsid w:val="00816695"/>
    <w:rsid w:val="00820362"/>
    <w:rsid w:val="00821370"/>
    <w:rsid w:val="008230ED"/>
    <w:rsid w:val="00825BF9"/>
    <w:rsid w:val="00827FB5"/>
    <w:rsid w:val="00833FF5"/>
    <w:rsid w:val="00835614"/>
    <w:rsid w:val="008460B0"/>
    <w:rsid w:val="00846824"/>
    <w:rsid w:val="008542C2"/>
    <w:rsid w:val="008566CB"/>
    <w:rsid w:val="00857920"/>
    <w:rsid w:val="0086742E"/>
    <w:rsid w:val="008728E0"/>
    <w:rsid w:val="008757C6"/>
    <w:rsid w:val="00880E82"/>
    <w:rsid w:val="00882314"/>
    <w:rsid w:val="00884F02"/>
    <w:rsid w:val="00895D73"/>
    <w:rsid w:val="008B5E8B"/>
    <w:rsid w:val="008C38B5"/>
    <w:rsid w:val="008C5973"/>
    <w:rsid w:val="008C7702"/>
    <w:rsid w:val="008D783F"/>
    <w:rsid w:val="008E2C7C"/>
    <w:rsid w:val="008E2F6C"/>
    <w:rsid w:val="008F0F36"/>
    <w:rsid w:val="008F0F84"/>
    <w:rsid w:val="008F1437"/>
    <w:rsid w:val="008F632C"/>
    <w:rsid w:val="008F66D2"/>
    <w:rsid w:val="008F6F27"/>
    <w:rsid w:val="008F7A96"/>
    <w:rsid w:val="00904F11"/>
    <w:rsid w:val="00907E59"/>
    <w:rsid w:val="00916BDE"/>
    <w:rsid w:val="0092327D"/>
    <w:rsid w:val="009305C4"/>
    <w:rsid w:val="009321E4"/>
    <w:rsid w:val="0093281A"/>
    <w:rsid w:val="00935D51"/>
    <w:rsid w:val="00943271"/>
    <w:rsid w:val="0094705D"/>
    <w:rsid w:val="00961C60"/>
    <w:rsid w:val="0096394A"/>
    <w:rsid w:val="0096519D"/>
    <w:rsid w:val="00966A58"/>
    <w:rsid w:val="0096728F"/>
    <w:rsid w:val="0097116C"/>
    <w:rsid w:val="009811DE"/>
    <w:rsid w:val="00982C10"/>
    <w:rsid w:val="0098377F"/>
    <w:rsid w:val="00991A9A"/>
    <w:rsid w:val="0099203B"/>
    <w:rsid w:val="00992AB5"/>
    <w:rsid w:val="009A22AE"/>
    <w:rsid w:val="009A3363"/>
    <w:rsid w:val="009A4284"/>
    <w:rsid w:val="009B36EC"/>
    <w:rsid w:val="009B3725"/>
    <w:rsid w:val="009B4679"/>
    <w:rsid w:val="009C532B"/>
    <w:rsid w:val="009C697D"/>
    <w:rsid w:val="009D0A30"/>
    <w:rsid w:val="009D0EC4"/>
    <w:rsid w:val="009D30C1"/>
    <w:rsid w:val="009D6989"/>
    <w:rsid w:val="009E05F9"/>
    <w:rsid w:val="009E1A99"/>
    <w:rsid w:val="009E3337"/>
    <w:rsid w:val="009E7C04"/>
    <w:rsid w:val="009F7287"/>
    <w:rsid w:val="00A01981"/>
    <w:rsid w:val="00A07625"/>
    <w:rsid w:val="00A104FC"/>
    <w:rsid w:val="00A10ACB"/>
    <w:rsid w:val="00A1253E"/>
    <w:rsid w:val="00A12B7B"/>
    <w:rsid w:val="00A14DC4"/>
    <w:rsid w:val="00A1735A"/>
    <w:rsid w:val="00A20967"/>
    <w:rsid w:val="00A21E27"/>
    <w:rsid w:val="00A33D14"/>
    <w:rsid w:val="00A35B3A"/>
    <w:rsid w:val="00A37D0A"/>
    <w:rsid w:val="00A40263"/>
    <w:rsid w:val="00A42716"/>
    <w:rsid w:val="00A506C1"/>
    <w:rsid w:val="00A61DC4"/>
    <w:rsid w:val="00A73BFF"/>
    <w:rsid w:val="00A74AFD"/>
    <w:rsid w:val="00A752EA"/>
    <w:rsid w:val="00A76883"/>
    <w:rsid w:val="00A8126B"/>
    <w:rsid w:val="00A81F07"/>
    <w:rsid w:val="00A92F3D"/>
    <w:rsid w:val="00A95B06"/>
    <w:rsid w:val="00A961E9"/>
    <w:rsid w:val="00AA591D"/>
    <w:rsid w:val="00AA7673"/>
    <w:rsid w:val="00AB34FF"/>
    <w:rsid w:val="00AB5A6F"/>
    <w:rsid w:val="00AC4AE2"/>
    <w:rsid w:val="00AC5E9B"/>
    <w:rsid w:val="00AC7B0C"/>
    <w:rsid w:val="00AD0046"/>
    <w:rsid w:val="00AD08D5"/>
    <w:rsid w:val="00AD15C4"/>
    <w:rsid w:val="00AD196B"/>
    <w:rsid w:val="00AD32A7"/>
    <w:rsid w:val="00AD373D"/>
    <w:rsid w:val="00AE48DF"/>
    <w:rsid w:val="00AE5FED"/>
    <w:rsid w:val="00B0250B"/>
    <w:rsid w:val="00B05E07"/>
    <w:rsid w:val="00B06D82"/>
    <w:rsid w:val="00B11E2C"/>
    <w:rsid w:val="00B12F75"/>
    <w:rsid w:val="00B1578F"/>
    <w:rsid w:val="00B16E93"/>
    <w:rsid w:val="00B20886"/>
    <w:rsid w:val="00B34036"/>
    <w:rsid w:val="00B363EB"/>
    <w:rsid w:val="00B46C8D"/>
    <w:rsid w:val="00B50031"/>
    <w:rsid w:val="00B66B2E"/>
    <w:rsid w:val="00B67859"/>
    <w:rsid w:val="00B720F6"/>
    <w:rsid w:val="00B7351B"/>
    <w:rsid w:val="00BA01C3"/>
    <w:rsid w:val="00BA1ADD"/>
    <w:rsid w:val="00BA28FD"/>
    <w:rsid w:val="00BD44CF"/>
    <w:rsid w:val="00BD4F7D"/>
    <w:rsid w:val="00BD584D"/>
    <w:rsid w:val="00BE268B"/>
    <w:rsid w:val="00BF1697"/>
    <w:rsid w:val="00BF53D8"/>
    <w:rsid w:val="00BF773A"/>
    <w:rsid w:val="00C0190E"/>
    <w:rsid w:val="00C03067"/>
    <w:rsid w:val="00C168E2"/>
    <w:rsid w:val="00C24704"/>
    <w:rsid w:val="00C26DD0"/>
    <w:rsid w:val="00C3172F"/>
    <w:rsid w:val="00C3513F"/>
    <w:rsid w:val="00C40110"/>
    <w:rsid w:val="00C43213"/>
    <w:rsid w:val="00C45E14"/>
    <w:rsid w:val="00C5382F"/>
    <w:rsid w:val="00C549BA"/>
    <w:rsid w:val="00C611FD"/>
    <w:rsid w:val="00C6171E"/>
    <w:rsid w:val="00C710A7"/>
    <w:rsid w:val="00C71392"/>
    <w:rsid w:val="00C732F4"/>
    <w:rsid w:val="00C77599"/>
    <w:rsid w:val="00C83CC5"/>
    <w:rsid w:val="00C9339D"/>
    <w:rsid w:val="00CA1A65"/>
    <w:rsid w:val="00CA2765"/>
    <w:rsid w:val="00CA27CC"/>
    <w:rsid w:val="00CA2E49"/>
    <w:rsid w:val="00CB3A22"/>
    <w:rsid w:val="00CB6B34"/>
    <w:rsid w:val="00CC1A99"/>
    <w:rsid w:val="00CC3749"/>
    <w:rsid w:val="00CC41F7"/>
    <w:rsid w:val="00CC5342"/>
    <w:rsid w:val="00CD6A6F"/>
    <w:rsid w:val="00CE2207"/>
    <w:rsid w:val="00CE347A"/>
    <w:rsid w:val="00CE4798"/>
    <w:rsid w:val="00CE6E7E"/>
    <w:rsid w:val="00CF1E7B"/>
    <w:rsid w:val="00CF4424"/>
    <w:rsid w:val="00CF6762"/>
    <w:rsid w:val="00D02666"/>
    <w:rsid w:val="00D03CC5"/>
    <w:rsid w:val="00D047D4"/>
    <w:rsid w:val="00D048EC"/>
    <w:rsid w:val="00D05A24"/>
    <w:rsid w:val="00D15234"/>
    <w:rsid w:val="00D20610"/>
    <w:rsid w:val="00D20C3E"/>
    <w:rsid w:val="00D216F4"/>
    <w:rsid w:val="00D21923"/>
    <w:rsid w:val="00D21B35"/>
    <w:rsid w:val="00D27A8B"/>
    <w:rsid w:val="00D32675"/>
    <w:rsid w:val="00D33BA3"/>
    <w:rsid w:val="00D34B6C"/>
    <w:rsid w:val="00D34E37"/>
    <w:rsid w:val="00D43B52"/>
    <w:rsid w:val="00D44838"/>
    <w:rsid w:val="00D45551"/>
    <w:rsid w:val="00D52504"/>
    <w:rsid w:val="00D5651D"/>
    <w:rsid w:val="00D73C3A"/>
    <w:rsid w:val="00D81E01"/>
    <w:rsid w:val="00D854FA"/>
    <w:rsid w:val="00D919C2"/>
    <w:rsid w:val="00D942EC"/>
    <w:rsid w:val="00D95933"/>
    <w:rsid w:val="00D96407"/>
    <w:rsid w:val="00D972AE"/>
    <w:rsid w:val="00DA12AF"/>
    <w:rsid w:val="00DA6053"/>
    <w:rsid w:val="00DA70B9"/>
    <w:rsid w:val="00DA79F8"/>
    <w:rsid w:val="00DB5EA7"/>
    <w:rsid w:val="00DB7564"/>
    <w:rsid w:val="00DC314E"/>
    <w:rsid w:val="00DC4A8C"/>
    <w:rsid w:val="00DC7E9E"/>
    <w:rsid w:val="00DD518A"/>
    <w:rsid w:val="00DE3CDB"/>
    <w:rsid w:val="00DE3D1B"/>
    <w:rsid w:val="00DF05D2"/>
    <w:rsid w:val="00DF1A57"/>
    <w:rsid w:val="00E00E25"/>
    <w:rsid w:val="00E02F2E"/>
    <w:rsid w:val="00E1286D"/>
    <w:rsid w:val="00E14045"/>
    <w:rsid w:val="00E35131"/>
    <w:rsid w:val="00E4492C"/>
    <w:rsid w:val="00E53877"/>
    <w:rsid w:val="00E62D2A"/>
    <w:rsid w:val="00E630F4"/>
    <w:rsid w:val="00E6583F"/>
    <w:rsid w:val="00E6592E"/>
    <w:rsid w:val="00E67FB6"/>
    <w:rsid w:val="00E7474A"/>
    <w:rsid w:val="00E82D9D"/>
    <w:rsid w:val="00E83500"/>
    <w:rsid w:val="00E852E3"/>
    <w:rsid w:val="00E855C5"/>
    <w:rsid w:val="00E8719C"/>
    <w:rsid w:val="00E90680"/>
    <w:rsid w:val="00E926A1"/>
    <w:rsid w:val="00E951AC"/>
    <w:rsid w:val="00EA6A82"/>
    <w:rsid w:val="00EB24D5"/>
    <w:rsid w:val="00EB6949"/>
    <w:rsid w:val="00EC45EF"/>
    <w:rsid w:val="00EC61F0"/>
    <w:rsid w:val="00ED1FCF"/>
    <w:rsid w:val="00ED300D"/>
    <w:rsid w:val="00ED7AD3"/>
    <w:rsid w:val="00EE2E27"/>
    <w:rsid w:val="00EE5B62"/>
    <w:rsid w:val="00EE64E3"/>
    <w:rsid w:val="00EF332B"/>
    <w:rsid w:val="00EF6B7C"/>
    <w:rsid w:val="00F06007"/>
    <w:rsid w:val="00F066DD"/>
    <w:rsid w:val="00F1516C"/>
    <w:rsid w:val="00F15B0A"/>
    <w:rsid w:val="00F16C6F"/>
    <w:rsid w:val="00F2231D"/>
    <w:rsid w:val="00F24F1E"/>
    <w:rsid w:val="00F33C07"/>
    <w:rsid w:val="00F34274"/>
    <w:rsid w:val="00F40E07"/>
    <w:rsid w:val="00F4273D"/>
    <w:rsid w:val="00F443C5"/>
    <w:rsid w:val="00F47BCF"/>
    <w:rsid w:val="00F47D46"/>
    <w:rsid w:val="00F509A8"/>
    <w:rsid w:val="00F6022E"/>
    <w:rsid w:val="00F66528"/>
    <w:rsid w:val="00F71E0B"/>
    <w:rsid w:val="00F733B8"/>
    <w:rsid w:val="00F7680F"/>
    <w:rsid w:val="00F76FA7"/>
    <w:rsid w:val="00F82B3D"/>
    <w:rsid w:val="00F84F5A"/>
    <w:rsid w:val="00F85065"/>
    <w:rsid w:val="00F86193"/>
    <w:rsid w:val="00F9011F"/>
    <w:rsid w:val="00F90C20"/>
    <w:rsid w:val="00F92475"/>
    <w:rsid w:val="00F936EA"/>
    <w:rsid w:val="00F95E8C"/>
    <w:rsid w:val="00FA4D10"/>
    <w:rsid w:val="00FA7E95"/>
    <w:rsid w:val="00FB0CE9"/>
    <w:rsid w:val="00FB5E31"/>
    <w:rsid w:val="00FB6DA4"/>
    <w:rsid w:val="00FC5858"/>
    <w:rsid w:val="00FD55BA"/>
    <w:rsid w:val="00FD659A"/>
    <w:rsid w:val="00FD6C4D"/>
    <w:rsid w:val="00FD7BD8"/>
    <w:rsid w:val="00FE164A"/>
    <w:rsid w:val="00FE1D5D"/>
    <w:rsid w:val="00FE1D84"/>
    <w:rsid w:val="00FF2512"/>
    <w:rsid w:val="00FF25F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895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B34FF"/>
    <w:pPr>
      <w:widowControl w:val="0"/>
      <w:jc w:val="both"/>
    </w:p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B05E07"/>
    <w:rPr>
      <w:sz w:val="16"/>
      <w:szCs w:val="16"/>
    </w:rPr>
  </w:style>
  <w:style w:type="paragraph" w:styleId="CommentText">
    <w:name w:val="annotation text"/>
    <w:basedOn w:val="Normal"/>
    <w:link w:val="CommentTextChar"/>
    <w:uiPriority w:val="99"/>
    <w:semiHidden/>
    <w:unhideWhenUsed/>
    <w:rsid w:val="00B05E07"/>
    <w:rPr>
      <w:sz w:val="20"/>
      <w:szCs w:val="20"/>
    </w:rPr>
  </w:style>
  <w:style w:type="character" w:customStyle="1" w:styleId="CommentTextChar">
    <w:name w:val="Comment Text Char"/>
    <w:basedOn w:val="DefaultParagraphFont"/>
    <w:link w:val="CommentText"/>
    <w:uiPriority w:val="99"/>
    <w:semiHidden/>
    <w:rsid w:val="00B05E07"/>
    <w:rPr>
      <w:sz w:val="20"/>
      <w:szCs w:val="20"/>
    </w:rPr>
  </w:style>
  <w:style w:type="paragraph" w:styleId="CommentSubject">
    <w:name w:val="annotation subject"/>
    <w:basedOn w:val="CommentText"/>
    <w:next w:val="CommentText"/>
    <w:link w:val="CommentSubjectChar"/>
    <w:uiPriority w:val="99"/>
    <w:semiHidden/>
    <w:unhideWhenUsed/>
    <w:rsid w:val="00B05E07"/>
    <w:rPr>
      <w:b/>
      <w:bCs/>
    </w:rPr>
  </w:style>
  <w:style w:type="character" w:customStyle="1" w:styleId="CommentSubjectChar">
    <w:name w:val="Comment Subject Char"/>
    <w:basedOn w:val="CommentTextChar"/>
    <w:link w:val="CommentSubject"/>
    <w:uiPriority w:val="99"/>
    <w:semiHidden/>
    <w:rsid w:val="00B05E07"/>
    <w:rPr>
      <w:b/>
      <w:bCs/>
      <w:sz w:val="20"/>
      <w:szCs w:val="20"/>
    </w:rPr>
  </w:style>
  <w:style w:type="paragraph" w:styleId="BalloonText">
    <w:name w:val="Balloon Text"/>
    <w:basedOn w:val="Normal"/>
    <w:link w:val="BalloonTextChar"/>
    <w:uiPriority w:val="99"/>
    <w:semiHidden/>
    <w:unhideWhenUsed/>
    <w:rsid w:val="00B500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65382">
      <w:bodyDiv w:val="1"/>
      <w:marLeft w:val="0"/>
      <w:marRight w:val="0"/>
      <w:marTop w:val="0"/>
      <w:marBottom w:val="0"/>
      <w:divBdr>
        <w:top w:val="none" w:sz="0" w:space="0" w:color="auto"/>
        <w:left w:val="none" w:sz="0" w:space="0" w:color="auto"/>
        <w:bottom w:val="none" w:sz="0" w:space="0" w:color="auto"/>
        <w:right w:val="none" w:sz="0" w:space="0" w:color="auto"/>
      </w:divBdr>
    </w:div>
    <w:div w:id="17800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eader" Target="header3.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fontTable" Target="fontTable.xml"/><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857D5" w:rsidRDefault="006A2FCE">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857D5" w:rsidRDefault="006A2FCE">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857D5" w:rsidRDefault="006A2FCE">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857D5" w:rsidRDefault="006A2FCE">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857D5" w:rsidRDefault="006A2FCE">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857D5" w:rsidRDefault="006A2FCE">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D5"/>
    <w:rsid w:val="006A2FCE"/>
    <w:rsid w:val="006D0C96"/>
    <w:rsid w:val="007419A8"/>
    <w:rsid w:val="00885667"/>
    <w:rsid w:val="009857D5"/>
    <w:rsid w:val="00A84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7D5"/>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908369A0-397F-48DC-8302-7302B82D2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ONE Author 2019.dotx</Template>
  <TotalTime>0</TotalTime>
  <Pages>7</Pages>
  <Words>2607</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Fabre  Adrien</cp:lastModifiedBy>
  <cp:revision>8</cp:revision>
  <dcterms:created xsi:type="dcterms:W3CDTF">2021-07-26T16:31:00Z</dcterms:created>
  <dcterms:modified xsi:type="dcterms:W3CDTF">2021-07-29T00:19:00Z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