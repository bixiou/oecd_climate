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6494991"/>
        <w:docPartObj>
          <w:docPartGallery w:val="Cover Pages"/>
          <w:docPartUnique/>
        </w:docPartObj>
      </w:sdtPr>
      <w:sdtEndPr/>
      <w:sdtContent>
        <w:p w14:paraId="1393C152" w14:textId="77777777" w:rsidR="00FD55BA" w:rsidRDefault="00FD55BA" w:rsidP="00EE3A99">
          <w:pPr>
            <w:sectPr w:rsidR="00FD55BA" w:rsidSect="00F82B3D">
              <w:headerReference w:type="even" r:id="rId8"/>
              <w:headerReference w:type="default" r:id="rId9"/>
              <w:footerReference w:type="even" r:id="rId10"/>
              <w:footerReference w:type="default" r:id="rId11"/>
              <w:endnotePr>
                <w:numFmt w:val="decimal"/>
              </w:endnotePr>
              <w:type w:val="continuous"/>
              <w:pgSz w:w="11906" w:h="16838" w:code="9"/>
              <w:pgMar w:top="1814" w:right="2268" w:bottom="1418" w:left="2268" w:header="1247" w:footer="1247" w:gutter="0"/>
              <w:cols w:space="708"/>
              <w:titlePg/>
              <w:docGrid w:linePitch="360"/>
            </w:sectPr>
          </w:pPr>
        </w:p>
        <w:p w14:paraId="266C1878" w14:textId="77777777" w:rsidR="00FD55BA" w:rsidRPr="00EE3A99" w:rsidRDefault="00FD55BA" w:rsidP="00EE3A99">
          <w:r>
            <w:rPr>
              <w:noProof/>
              <w:lang w:val="en-US"/>
            </w:rPr>
            <mc:AlternateContent>
              <mc:Choice Requires="wps">
                <w:drawing>
                  <wp:anchor distT="0" distB="0" distL="114300" distR="114300" simplePos="0" relativeHeight="251659264" behindDoc="0" locked="1" layoutInCell="1" allowOverlap="1" wp14:anchorId="11B35A11" wp14:editId="2892EB5C">
                    <wp:simplePos x="0" y="0"/>
                    <wp:positionH relativeFrom="margin">
                      <wp:align>center</wp:align>
                    </wp:positionH>
                    <wp:positionV relativeFrom="page">
                      <wp:posOffset>260985</wp:posOffset>
                    </wp:positionV>
                    <wp:extent cx="5457190" cy="97015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7190" cy="9701530"/>
                            </a:xfrm>
                            <a:prstGeom prst="rect">
                              <a:avLst/>
                            </a:prstGeom>
                            <a:solidFill>
                              <a:schemeClr val="bg1"/>
                            </a:solidFill>
                            <a:ln w="6350">
                              <a:noFill/>
                            </a:ln>
                          </wps:spPr>
                          <wps:txbx>
                            <w:txbxContent>
                              <w:sdt>
                                <w:sdtPr>
                                  <w:rPr>
                                    <w:noProof/>
                                    <w:lang w:eastAsia="ko-KR"/>
                                  </w:rPr>
                                  <w:alias w:val="OECD logo"/>
                                  <w:tag w:val="imgOECDLogo"/>
                                  <w:id w:val="-439381495"/>
                                  <w:lock w:val="contentLocked"/>
                                  <w:picture/>
                                </w:sdtPr>
                                <w:sdtEndPr/>
                                <w:sdtContent>
                                  <w:p w14:paraId="1BC25008" w14:textId="77777777" w:rsidR="00FD55BA" w:rsidRDefault="00FD55BA" w:rsidP="00766835">
                                    <w:pPr>
                                      <w:pStyle w:val="CoverNormal"/>
                                      <w:rPr>
                                        <w:noProof/>
                                        <w:lang w:eastAsia="ko-KR"/>
                                      </w:rPr>
                                    </w:pPr>
                                    <w:r>
                                      <w:rPr>
                                        <w:noProof/>
                                        <w:lang w:val="en-US"/>
                                      </w:rPr>
                                      <w:drawing>
                                        <wp:inline distT="0" distB="0" distL="0" distR="0" wp14:anchorId="1B7D48DA" wp14:editId="30609D00">
                                          <wp:extent cx="1641361" cy="3925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0884FDE1" w14:textId="77777777" w:rsidR="00FD55BA" w:rsidRDefault="00FD55BA" w:rsidP="00766835">
                                    <w:pPr>
                                      <w:pStyle w:val="CoverNormal"/>
                                      <w:rPr>
                                        <w:sz w:val="18"/>
                                        <w:szCs w:val="18"/>
                                      </w:rPr>
                                    </w:pPr>
                                    <w:r w:rsidRPr="00766835">
                                      <w:rPr>
                                        <w:sz w:val="18"/>
                                        <w:szCs w:val="18"/>
                                      </w:rPr>
                                      <w:t>Organisation for Economic Co-operation and Development</w:t>
                                    </w:r>
                                  </w:p>
                                </w:sdtContent>
                              </w:sdt>
                              <w:p w14:paraId="710C5257" w14:textId="77777777" w:rsidR="00FD55BA" w:rsidRDefault="00357C9F" w:rsidP="00766835">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FD55BA">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FD55BA" w14:paraId="5819E37A"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00BFB6E4" w14:textId="77777777" w:rsidR="00FD55BA" w:rsidRDefault="00FD55BA" w:rsidP="00766835">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55D7EFDD" w14:textId="77777777" w:rsidR="00FD55BA" w:rsidRDefault="00FD55BA" w:rsidP="00AE7C5A">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74389DBA" w14:textId="77777777" w:rsidR="00FD55BA" w:rsidRDefault="00FD55BA" w:rsidP="00C269D3">
                                    <w:pPr>
                                      <w:pStyle w:val="CoverDate"/>
                                    </w:pPr>
                                    <w:r>
                                      <w:t xml:space="preserve"> </w:t>
                                    </w:r>
                                  </w:p>
                                </w:sdtContent>
                              </w:sdt>
                              <w:sdt>
                                <w:sdtPr>
                                  <w:alias w:val="Directorate"/>
                                  <w:tag w:val="txtDirectorate"/>
                                  <w:id w:val="2012713445"/>
                                  <w:lock w:val="contentLocked"/>
                                </w:sdtPr>
                                <w:sdtEndPr/>
                                <w:sdtContent>
                                  <w:p w14:paraId="3B07E3AE" w14:textId="77777777" w:rsidR="00FD55BA" w:rsidRDefault="00FD55BA" w:rsidP="00350D0E">
                                    <w:pPr>
                                      <w:pStyle w:val="CoverDirectorate"/>
                                    </w:pPr>
                                    <w:r>
                                      <w:t xml:space="preserve"> </w:t>
                                    </w:r>
                                  </w:p>
                                </w:sdtContent>
                              </w:sdt>
                              <w:sdt>
                                <w:sdtPr>
                                  <w:alias w:val="Committee"/>
                                  <w:tag w:val="txtCommittee"/>
                                  <w:id w:val="1460301256"/>
                                  <w:lock w:val="contentLocked"/>
                                </w:sdtPr>
                                <w:sdtEndPr/>
                                <w:sdtContent>
                                  <w:p w14:paraId="38B64E79" w14:textId="77777777" w:rsidR="00FD55BA" w:rsidRDefault="00FD55BA" w:rsidP="00350D0E">
                                    <w:pPr>
                                      <w:pStyle w:val="CoverCommittee"/>
                                    </w:pPr>
                                    <w:r>
                                      <w:t xml:space="preserve"> </w:t>
                                    </w:r>
                                  </w:p>
                                </w:sdtContent>
                              </w:sdt>
                              <w:p w14:paraId="44ED3DA4" w14:textId="77777777" w:rsidR="00FD55BA" w:rsidRDefault="00FD55BA" w:rsidP="00350D0E">
                                <w:pPr>
                                  <w:pStyle w:val="CoverNormal"/>
                                </w:pPr>
                              </w:p>
                              <w:p w14:paraId="5C629392" w14:textId="77777777" w:rsidR="00FD55BA" w:rsidRDefault="00FD55BA" w:rsidP="00350D0E">
                                <w:pPr>
                                  <w:pStyle w:val="CoverNormal"/>
                                </w:pPr>
                              </w:p>
                              <w:sdt>
                                <w:sdtPr>
                                  <w:alias w:val="Cancel / Replace"/>
                                  <w:tag w:val="txtCancelReplace"/>
                                  <w:id w:val="-338318661"/>
                                  <w:lock w:val="contentLocked"/>
                                </w:sdtPr>
                                <w:sdtEndPr/>
                                <w:sdtContent>
                                  <w:p w14:paraId="4CC41D75" w14:textId="77777777" w:rsidR="00FD55BA" w:rsidRDefault="00FD55BA" w:rsidP="00350D0E">
                                    <w:pPr>
                                      <w:pStyle w:val="CoverCancel"/>
                                    </w:pPr>
                                    <w:r>
                                      <w:t xml:space="preserve"> </w:t>
                                    </w:r>
                                  </w:p>
                                </w:sdtContent>
                              </w:sdt>
                              <w:p w14:paraId="1AAAEE0B" w14:textId="77777777" w:rsidR="00FD55BA" w:rsidRDefault="00FD55BA" w:rsidP="00350D0E">
                                <w:pPr>
                                  <w:pStyle w:val="CoverNormal"/>
                                </w:pPr>
                              </w:p>
                              <w:p w14:paraId="2A7ADBFD" w14:textId="77777777" w:rsidR="00FD55BA" w:rsidRDefault="00FD55BA" w:rsidP="00350D0E">
                                <w:pPr>
                                  <w:pStyle w:val="CoverNormal"/>
                                </w:pPr>
                              </w:p>
                              <w:sdt>
                                <w:sdtPr>
                                  <w:alias w:val="Working Party"/>
                                  <w:tag w:val="txtWorkingParty"/>
                                  <w:id w:val="615799634"/>
                                  <w:lock w:val="contentLocked"/>
                                </w:sdtPr>
                                <w:sdtEndPr/>
                                <w:sdtContent>
                                  <w:p w14:paraId="46563108" w14:textId="77777777" w:rsidR="00FD55BA" w:rsidRDefault="00FD55BA" w:rsidP="00350D0E">
                                    <w:pPr>
                                      <w:pStyle w:val="CoverWorkingParty"/>
                                    </w:pPr>
                                    <w:r>
                                      <w:t xml:space="preserve"> </w:t>
                                    </w:r>
                                  </w:p>
                                </w:sdtContent>
                              </w:sdt>
                              <w:p w14:paraId="73A3DB9E" w14:textId="77777777" w:rsidR="00FD55BA" w:rsidRDefault="00FD55BA" w:rsidP="005E17E8">
                                <w:pPr>
                                  <w:pStyle w:val="CoverNormal"/>
                                </w:pPr>
                              </w:p>
                              <w:p w14:paraId="702D22D3" w14:textId="77777777" w:rsidR="00FD55BA" w:rsidRDefault="00FD55BA" w:rsidP="005E17E8">
                                <w:pPr>
                                  <w:pStyle w:val="CoverNormal"/>
                                </w:pPr>
                              </w:p>
                              <w:p w14:paraId="0E9DDE2F" w14:textId="77777777" w:rsidR="00FD55BA" w:rsidRDefault="00FD55BA" w:rsidP="005E17E8">
                                <w:pPr>
                                  <w:pStyle w:val="CoverNormal"/>
                                </w:pPr>
                              </w:p>
                              <w:p w14:paraId="59616958" w14:textId="77777777" w:rsidR="00FD55BA" w:rsidRDefault="00357C9F" w:rsidP="005E17E8">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FD55BA">
                                      <w:t>[Title]</w:t>
                                    </w:r>
                                  </w:sdtContent>
                                </w:sdt>
                              </w:p>
                              <w:p w14:paraId="09133E9F" w14:textId="77777777" w:rsidR="00FD55BA" w:rsidRDefault="00357C9F" w:rsidP="005E17E8">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FD55BA">
                                      <w:t>[Subtitle]</w:t>
                                    </w:r>
                                  </w:sdtContent>
                                </w:sdt>
                              </w:p>
                              <w:p w14:paraId="42561195" w14:textId="77777777" w:rsidR="00FD55BA" w:rsidRDefault="00FD55BA" w:rsidP="005E17E8">
                                <w:pPr>
                                  <w:pStyle w:val="CoverNormal"/>
                                </w:pPr>
                              </w:p>
                              <w:p w14:paraId="7AED6754" w14:textId="77777777" w:rsidR="00FD55BA" w:rsidRDefault="00FD55BA" w:rsidP="005E17E8">
                                <w:pPr>
                                  <w:pStyle w:val="CoverNormal"/>
                                </w:pPr>
                              </w:p>
                              <w:sdt>
                                <w:sdtPr>
                                  <w:alias w:val="Meeting Information"/>
                                  <w:tag w:val="txtInfomationMeeting"/>
                                  <w:id w:val="-1797124433"/>
                                </w:sdtPr>
                                <w:sdtEndPr/>
                                <w:sdtContent>
                                  <w:p w14:paraId="00A1F86E" w14:textId="77777777" w:rsidR="00FD55BA" w:rsidRDefault="00FD55BA" w:rsidP="005E17E8">
                                    <w:pPr>
                                      <w:pStyle w:val="CoverInformation"/>
                                    </w:pPr>
                                    <w:r w:rsidRPr="005E17E8">
                                      <w:t>Enter any logistical information related to the meeting e.g. meeting date, time and location.</w:t>
                                    </w:r>
                                  </w:p>
                                </w:sdtContent>
                              </w:sdt>
                              <w:p w14:paraId="60C451A0" w14:textId="77777777" w:rsidR="00FD55BA" w:rsidRDefault="00FD55BA" w:rsidP="005E17E8">
                                <w:pPr>
                                  <w:pStyle w:val="CoverNormal"/>
                                </w:pPr>
                              </w:p>
                              <w:p w14:paraId="667C53C5" w14:textId="77777777" w:rsidR="00FD55BA" w:rsidRDefault="00FD55BA" w:rsidP="005E17E8">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FD55BA" w14:paraId="75648893" w14:textId="77777777" w:rsidTr="00A669B6">
                                      <w:trPr>
                                        <w:trHeight w:val="3368"/>
                                        <w:jc w:val="center"/>
                                      </w:trPr>
                                      <w:tc>
                                        <w:tcPr>
                                          <w:tcW w:w="5000" w:type="pct"/>
                                        </w:tcPr>
                                        <w:p w14:paraId="4AA6A068" w14:textId="77777777" w:rsidR="00FD55BA" w:rsidRDefault="00FD55BA"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2CD86497" w14:textId="77777777" w:rsidR="00FD55BA" w:rsidRDefault="00FD55BA" w:rsidP="005E17E8">
                                <w:pPr>
                                  <w:pStyle w:val="CoverNormal"/>
                                </w:pPr>
                              </w:p>
                              <w:sdt>
                                <w:sdtPr>
                                  <w:alias w:val="Contacts"/>
                                  <w:tag w:val="txtContacts"/>
                                  <w:id w:val="2124957259"/>
                                </w:sdtPr>
                                <w:sdtEndPr/>
                                <w:sdtContent>
                                  <w:p w14:paraId="0497D1FF" w14:textId="77777777" w:rsidR="00FD55BA" w:rsidRDefault="00FD55BA" w:rsidP="005E17E8">
                                    <w:pPr>
                                      <w:pStyle w:val="CoverNormal"/>
                                    </w:pPr>
                                    <w:r w:rsidRPr="00440E2F">
                                      <w:t>Enter contact names here.</w:t>
                                    </w:r>
                                  </w:p>
                                </w:sdtContent>
                              </w:sdt>
                              <w:p w14:paraId="4F5FCEA5" w14:textId="77777777" w:rsidR="00FD55BA" w:rsidRDefault="00FD55BA" w:rsidP="005E17E8">
                                <w:pPr>
                                  <w:pStyle w:val="CoverNormal"/>
                                </w:pPr>
                              </w:p>
                              <w:p w14:paraId="298773D3" w14:textId="77777777" w:rsidR="00FD55BA" w:rsidRDefault="00FD55BA" w:rsidP="005E17E8">
                                <w:pPr>
                                  <w:pStyle w:val="CoverNormal"/>
                                </w:pPr>
                              </w:p>
                              <w:sdt>
                                <w:sdtPr>
                                  <w:alias w:val="PWB Code"/>
                                  <w:tag w:val="txtPWBCode"/>
                                  <w:id w:val="-278178166"/>
                                  <w:lock w:val="contentLocked"/>
                                  <w:text w:multiLine="1"/>
                                </w:sdtPr>
                                <w:sdtEndPr/>
                                <w:sdtContent>
                                  <w:p w14:paraId="4C731DFF" w14:textId="77777777" w:rsidR="00FD55BA" w:rsidRDefault="00FD55BA" w:rsidP="00310112">
                                    <w:pPr>
                                      <w:pStyle w:val="CoverPwbCode"/>
                                    </w:pPr>
                                    <w:r>
                                      <w:t xml:space="preserve"> </w:t>
                                    </w:r>
                                  </w:p>
                                </w:sdtContent>
                              </w:sdt>
                              <w:sdt>
                                <w:sdtPr>
                                  <w:alias w:val="JT Number"/>
                                  <w:tag w:val="txtJobNumber"/>
                                  <w:id w:val="1285929225"/>
                                  <w:lock w:val="contentLocked"/>
                                  <w:text/>
                                </w:sdtPr>
                                <w:sdtEndPr/>
                                <w:sdtContent>
                                  <w:p w14:paraId="7752B040" w14:textId="77777777" w:rsidR="00FD55BA" w:rsidRDefault="00FD55BA" w:rsidP="00310112">
                                    <w:pPr>
                                      <w:pStyle w:val="CoverJobTicket"/>
                                    </w:pPr>
                                    <w:r w:rsidRPr="00310112">
                                      <w:t xml:space="preserve"> </w:t>
                                    </w:r>
                                  </w:p>
                                </w:sdtContent>
                              </w:sdt>
                              <w:sdt>
                                <w:sdtPr>
                                  <w:rPr>
                                    <w:color w:val="FFFFFF" w:themeColor="background1"/>
                                  </w:rPr>
                                  <w:alias w:val="cvpname"/>
                                  <w:tag w:val="txtcvpname"/>
                                  <w:id w:val="-311641019"/>
                                </w:sdtPr>
                                <w:sdtEndPr/>
                                <w:sdtContent>
                                  <w:p w14:paraId="3A4087AE" w14:textId="77777777" w:rsidR="00FD55BA" w:rsidRDefault="00FD55BA" w:rsidP="00D06B7E">
                                    <w:pPr>
                                      <w:pStyle w:val="CoverNormal"/>
                                      <w:rPr>
                                        <w:color w:val="FFFFFF" w:themeColor="background1"/>
                                      </w:rPr>
                                    </w:pPr>
                                    <w:r w:rsidRPr="00D06B7E">
                                      <w:rPr>
                                        <w:color w:val="FFFFFF" w:themeColor="background1"/>
                                      </w:rPr>
                                      <w:t>OFDE</w:t>
                                    </w:r>
                                  </w:p>
                                </w:sdtContent>
                              </w:sdt>
                              <w:p w14:paraId="58A1DE93" w14:textId="77777777" w:rsidR="00FD55BA" w:rsidRPr="00310112" w:rsidRDefault="00FD55BA" w:rsidP="00310112">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35A11" id="_x0000_t202" coordsize="21600,21600" o:spt="202" path="m,l,21600r21600,l21600,xe">
                    <v:stroke joinstyle="miter"/>
                    <v:path gradientshapeok="t" o:connecttype="rect"/>
                  </v:shapetype>
                  <v:shape id="Text Box 6" o:spid="_x0000_s1026" type="#_x0000_t202" style="position:absolute;left:0;text-align:left;margin-left:0;margin-top:20.55pt;width:429.7pt;height:76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" fillcolor="white [3212]" stroked="f" strokeweight=".5pt">
                    <v:textbox>
                      <w:txbxContent>
                        <w:sdt>
                          <w:sdtPr>
                            <w:rPr>
                              <w:noProof/>
                              <w:lang w:eastAsia="ko-KR"/>
                            </w:rPr>
                            <w:alias w:val="OECD logo"/>
                            <w:tag w:val="imgOECDLogo"/>
                            <w:id w:val="-439381495"/>
                            <w:lock w:val="contentLocked"/>
                            <w:picture/>
                          </w:sdtPr>
                          <w:sdtEndPr/>
                          <w:sdtContent>
                            <w:p w14:paraId="1BC25008" w14:textId="77777777" w:rsidR="00FD55BA" w:rsidRDefault="00FD55BA" w:rsidP="00766835">
                              <w:pPr>
                                <w:pStyle w:val="CoverNormal"/>
                                <w:rPr>
                                  <w:noProof/>
                                  <w:lang w:eastAsia="ko-KR"/>
                                </w:rPr>
                              </w:pPr>
                              <w:r>
                                <w:rPr>
                                  <w:noProof/>
                                  <w:lang w:val="en-US"/>
                                </w:rPr>
                                <w:drawing>
                                  <wp:inline distT="0" distB="0" distL="0" distR="0" wp14:anchorId="1B7D48DA" wp14:editId="30609D00">
                                    <wp:extent cx="1641361" cy="3925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0884FDE1" w14:textId="77777777" w:rsidR="00FD55BA" w:rsidRDefault="00FD55BA" w:rsidP="00766835">
                              <w:pPr>
                                <w:pStyle w:val="CoverNormal"/>
                                <w:rPr>
                                  <w:sz w:val="18"/>
                                  <w:szCs w:val="18"/>
                                </w:rPr>
                              </w:pPr>
                              <w:r w:rsidRPr="00766835">
                                <w:rPr>
                                  <w:sz w:val="18"/>
                                  <w:szCs w:val="18"/>
                                </w:rPr>
                                <w:t>Organisation for Economic Co-operation and Development</w:t>
                              </w:r>
                            </w:p>
                          </w:sdtContent>
                        </w:sdt>
                        <w:p w14:paraId="710C5257" w14:textId="77777777" w:rsidR="00FD55BA" w:rsidRDefault="00357C9F" w:rsidP="00766835">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FD55BA">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55"/>
                            <w:gridCol w:w="4156"/>
                          </w:tblGrid>
                          <w:tr w:rsidR="00FD55BA" w14:paraId="5819E37A"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00BFB6E4" w14:textId="77777777" w:rsidR="00FD55BA" w:rsidRDefault="00FD55BA" w:rsidP="00766835">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55D7EFDD" w14:textId="77777777" w:rsidR="00FD55BA" w:rsidRDefault="00FD55BA" w:rsidP="00AE7C5A">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74389DBA" w14:textId="77777777" w:rsidR="00FD55BA" w:rsidRDefault="00FD55BA" w:rsidP="00C269D3">
                              <w:pPr>
                                <w:pStyle w:val="CoverDate"/>
                              </w:pPr>
                              <w:r>
                                <w:t xml:space="preserve"> </w:t>
                              </w:r>
                            </w:p>
                          </w:sdtContent>
                        </w:sdt>
                        <w:sdt>
                          <w:sdtPr>
                            <w:alias w:val="Directorate"/>
                            <w:tag w:val="txtDirectorate"/>
                            <w:id w:val="2012713445"/>
                            <w:lock w:val="contentLocked"/>
                          </w:sdtPr>
                          <w:sdtEndPr/>
                          <w:sdtContent>
                            <w:p w14:paraId="3B07E3AE" w14:textId="77777777" w:rsidR="00FD55BA" w:rsidRDefault="00FD55BA" w:rsidP="00350D0E">
                              <w:pPr>
                                <w:pStyle w:val="CoverDirectorate"/>
                              </w:pPr>
                              <w:r>
                                <w:t xml:space="preserve"> </w:t>
                              </w:r>
                            </w:p>
                          </w:sdtContent>
                        </w:sdt>
                        <w:sdt>
                          <w:sdtPr>
                            <w:alias w:val="Committee"/>
                            <w:tag w:val="txtCommittee"/>
                            <w:id w:val="1460301256"/>
                            <w:lock w:val="contentLocked"/>
                          </w:sdtPr>
                          <w:sdtEndPr/>
                          <w:sdtContent>
                            <w:p w14:paraId="38B64E79" w14:textId="77777777" w:rsidR="00FD55BA" w:rsidRDefault="00FD55BA" w:rsidP="00350D0E">
                              <w:pPr>
                                <w:pStyle w:val="CoverCommittee"/>
                              </w:pPr>
                              <w:r>
                                <w:t xml:space="preserve"> </w:t>
                              </w:r>
                            </w:p>
                          </w:sdtContent>
                        </w:sdt>
                        <w:p w14:paraId="44ED3DA4" w14:textId="77777777" w:rsidR="00FD55BA" w:rsidRDefault="00FD55BA" w:rsidP="00350D0E">
                          <w:pPr>
                            <w:pStyle w:val="CoverNormal"/>
                          </w:pPr>
                        </w:p>
                        <w:p w14:paraId="5C629392" w14:textId="77777777" w:rsidR="00FD55BA" w:rsidRDefault="00FD55BA" w:rsidP="00350D0E">
                          <w:pPr>
                            <w:pStyle w:val="CoverNormal"/>
                          </w:pPr>
                        </w:p>
                        <w:sdt>
                          <w:sdtPr>
                            <w:alias w:val="Cancel / Replace"/>
                            <w:tag w:val="txtCancelReplace"/>
                            <w:id w:val="-338318661"/>
                            <w:lock w:val="contentLocked"/>
                          </w:sdtPr>
                          <w:sdtEndPr/>
                          <w:sdtContent>
                            <w:p w14:paraId="4CC41D75" w14:textId="77777777" w:rsidR="00FD55BA" w:rsidRDefault="00FD55BA" w:rsidP="00350D0E">
                              <w:pPr>
                                <w:pStyle w:val="CoverCancel"/>
                              </w:pPr>
                              <w:r>
                                <w:t xml:space="preserve"> </w:t>
                              </w:r>
                            </w:p>
                          </w:sdtContent>
                        </w:sdt>
                        <w:p w14:paraId="1AAAEE0B" w14:textId="77777777" w:rsidR="00FD55BA" w:rsidRDefault="00FD55BA" w:rsidP="00350D0E">
                          <w:pPr>
                            <w:pStyle w:val="CoverNormal"/>
                          </w:pPr>
                        </w:p>
                        <w:p w14:paraId="2A7ADBFD" w14:textId="77777777" w:rsidR="00FD55BA" w:rsidRDefault="00FD55BA" w:rsidP="00350D0E">
                          <w:pPr>
                            <w:pStyle w:val="CoverNormal"/>
                          </w:pPr>
                        </w:p>
                        <w:sdt>
                          <w:sdtPr>
                            <w:alias w:val="Working Party"/>
                            <w:tag w:val="txtWorkingParty"/>
                            <w:id w:val="615799634"/>
                            <w:lock w:val="contentLocked"/>
                          </w:sdtPr>
                          <w:sdtEndPr/>
                          <w:sdtContent>
                            <w:p w14:paraId="46563108" w14:textId="77777777" w:rsidR="00FD55BA" w:rsidRDefault="00FD55BA" w:rsidP="00350D0E">
                              <w:pPr>
                                <w:pStyle w:val="CoverWorkingParty"/>
                              </w:pPr>
                              <w:r>
                                <w:t xml:space="preserve"> </w:t>
                              </w:r>
                            </w:p>
                          </w:sdtContent>
                        </w:sdt>
                        <w:p w14:paraId="73A3DB9E" w14:textId="77777777" w:rsidR="00FD55BA" w:rsidRDefault="00FD55BA" w:rsidP="005E17E8">
                          <w:pPr>
                            <w:pStyle w:val="CoverNormal"/>
                          </w:pPr>
                        </w:p>
                        <w:p w14:paraId="702D22D3" w14:textId="77777777" w:rsidR="00FD55BA" w:rsidRDefault="00FD55BA" w:rsidP="005E17E8">
                          <w:pPr>
                            <w:pStyle w:val="CoverNormal"/>
                          </w:pPr>
                        </w:p>
                        <w:p w14:paraId="0E9DDE2F" w14:textId="77777777" w:rsidR="00FD55BA" w:rsidRDefault="00FD55BA" w:rsidP="005E17E8">
                          <w:pPr>
                            <w:pStyle w:val="CoverNormal"/>
                          </w:pPr>
                        </w:p>
                        <w:p w14:paraId="59616958" w14:textId="77777777" w:rsidR="00FD55BA" w:rsidRDefault="00357C9F" w:rsidP="005E17E8">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FD55BA">
                                <w:t>[Title]</w:t>
                              </w:r>
                            </w:sdtContent>
                          </w:sdt>
                        </w:p>
                        <w:p w14:paraId="09133E9F" w14:textId="77777777" w:rsidR="00FD55BA" w:rsidRDefault="00357C9F" w:rsidP="005E17E8">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FD55BA">
                                <w:t>[Subtitle]</w:t>
                              </w:r>
                            </w:sdtContent>
                          </w:sdt>
                        </w:p>
                        <w:p w14:paraId="42561195" w14:textId="77777777" w:rsidR="00FD55BA" w:rsidRDefault="00FD55BA" w:rsidP="005E17E8">
                          <w:pPr>
                            <w:pStyle w:val="CoverNormal"/>
                          </w:pPr>
                        </w:p>
                        <w:p w14:paraId="7AED6754" w14:textId="77777777" w:rsidR="00FD55BA" w:rsidRDefault="00FD55BA" w:rsidP="005E17E8">
                          <w:pPr>
                            <w:pStyle w:val="CoverNormal"/>
                          </w:pPr>
                        </w:p>
                        <w:sdt>
                          <w:sdtPr>
                            <w:alias w:val="Meeting Information"/>
                            <w:tag w:val="txtInfomationMeeting"/>
                            <w:id w:val="-1797124433"/>
                          </w:sdtPr>
                          <w:sdtEndPr/>
                          <w:sdtContent>
                            <w:p w14:paraId="00A1F86E" w14:textId="77777777" w:rsidR="00FD55BA" w:rsidRDefault="00FD55BA" w:rsidP="005E17E8">
                              <w:pPr>
                                <w:pStyle w:val="CoverInformation"/>
                              </w:pPr>
                              <w:r w:rsidRPr="005E17E8">
                                <w:t>Enter any logistical information related to the meeting e.g. meeting date, time and location.</w:t>
                              </w:r>
                            </w:p>
                          </w:sdtContent>
                        </w:sdt>
                        <w:p w14:paraId="60C451A0" w14:textId="77777777" w:rsidR="00FD55BA" w:rsidRDefault="00FD55BA" w:rsidP="005E17E8">
                          <w:pPr>
                            <w:pStyle w:val="CoverNormal"/>
                          </w:pPr>
                        </w:p>
                        <w:p w14:paraId="667C53C5" w14:textId="77777777" w:rsidR="00FD55BA" w:rsidRDefault="00FD55BA" w:rsidP="005E17E8">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50"/>
                          </w:tblGrid>
                          <w:sdt>
                            <w:sdtPr>
                              <w:rPr>
                                <w:rFonts w:eastAsiaTheme="minorEastAsia"/>
                                <w:lang w:eastAsia="ko-KR"/>
                              </w:rPr>
                              <w:alias w:val="Information Note"/>
                              <w:tag w:val="txtInformationNote"/>
                              <w:id w:val="-1842384933"/>
                            </w:sdtPr>
                            <w:sdtEndPr/>
                            <w:sdtContent>
                              <w:tr w:rsidR="00FD55BA" w14:paraId="75648893" w14:textId="77777777" w:rsidTr="00A669B6">
                                <w:trPr>
                                  <w:trHeight w:val="3368"/>
                                  <w:jc w:val="center"/>
                                </w:trPr>
                                <w:tc>
                                  <w:tcPr>
                                    <w:tcW w:w="5000" w:type="pct"/>
                                  </w:tcPr>
                                  <w:p w14:paraId="4AA6A068" w14:textId="77777777" w:rsidR="00FD55BA" w:rsidRDefault="00FD55BA"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2CD86497" w14:textId="77777777" w:rsidR="00FD55BA" w:rsidRDefault="00FD55BA" w:rsidP="005E17E8">
                          <w:pPr>
                            <w:pStyle w:val="CoverNormal"/>
                          </w:pPr>
                        </w:p>
                        <w:sdt>
                          <w:sdtPr>
                            <w:alias w:val="Contacts"/>
                            <w:tag w:val="txtContacts"/>
                            <w:id w:val="2124957259"/>
                          </w:sdtPr>
                          <w:sdtEndPr/>
                          <w:sdtContent>
                            <w:p w14:paraId="0497D1FF" w14:textId="77777777" w:rsidR="00FD55BA" w:rsidRDefault="00FD55BA" w:rsidP="005E17E8">
                              <w:pPr>
                                <w:pStyle w:val="CoverNormal"/>
                              </w:pPr>
                              <w:r w:rsidRPr="00440E2F">
                                <w:t>Enter contact names here.</w:t>
                              </w:r>
                            </w:p>
                          </w:sdtContent>
                        </w:sdt>
                        <w:p w14:paraId="4F5FCEA5" w14:textId="77777777" w:rsidR="00FD55BA" w:rsidRDefault="00FD55BA" w:rsidP="005E17E8">
                          <w:pPr>
                            <w:pStyle w:val="CoverNormal"/>
                          </w:pPr>
                        </w:p>
                        <w:p w14:paraId="298773D3" w14:textId="77777777" w:rsidR="00FD55BA" w:rsidRDefault="00FD55BA" w:rsidP="005E17E8">
                          <w:pPr>
                            <w:pStyle w:val="CoverNormal"/>
                          </w:pPr>
                        </w:p>
                        <w:sdt>
                          <w:sdtPr>
                            <w:alias w:val="PWB Code"/>
                            <w:tag w:val="txtPWBCode"/>
                            <w:id w:val="-278178166"/>
                            <w:lock w:val="contentLocked"/>
                            <w:text w:multiLine="1"/>
                          </w:sdtPr>
                          <w:sdtEndPr/>
                          <w:sdtContent>
                            <w:p w14:paraId="4C731DFF" w14:textId="77777777" w:rsidR="00FD55BA" w:rsidRDefault="00FD55BA" w:rsidP="00310112">
                              <w:pPr>
                                <w:pStyle w:val="CoverPwbCode"/>
                              </w:pPr>
                              <w:r>
                                <w:t xml:space="preserve"> </w:t>
                              </w:r>
                            </w:p>
                          </w:sdtContent>
                        </w:sdt>
                        <w:sdt>
                          <w:sdtPr>
                            <w:alias w:val="JT Number"/>
                            <w:tag w:val="txtJobNumber"/>
                            <w:id w:val="1285929225"/>
                            <w:lock w:val="contentLocked"/>
                            <w:text/>
                          </w:sdtPr>
                          <w:sdtEndPr/>
                          <w:sdtContent>
                            <w:p w14:paraId="7752B040" w14:textId="77777777" w:rsidR="00FD55BA" w:rsidRDefault="00FD55BA" w:rsidP="00310112">
                              <w:pPr>
                                <w:pStyle w:val="CoverJobTicket"/>
                              </w:pPr>
                              <w:r w:rsidRPr="00310112">
                                <w:t xml:space="preserve"> </w:t>
                              </w:r>
                            </w:p>
                          </w:sdtContent>
                        </w:sdt>
                        <w:sdt>
                          <w:sdtPr>
                            <w:rPr>
                              <w:color w:val="FFFFFF" w:themeColor="background1"/>
                            </w:rPr>
                            <w:alias w:val="cvpname"/>
                            <w:tag w:val="txtcvpname"/>
                            <w:id w:val="-311641019"/>
                          </w:sdtPr>
                          <w:sdtEndPr/>
                          <w:sdtContent>
                            <w:p w14:paraId="3A4087AE" w14:textId="77777777" w:rsidR="00FD55BA" w:rsidRDefault="00FD55BA" w:rsidP="00D06B7E">
                              <w:pPr>
                                <w:pStyle w:val="CoverNormal"/>
                                <w:rPr>
                                  <w:color w:val="FFFFFF" w:themeColor="background1"/>
                                </w:rPr>
                              </w:pPr>
                              <w:r w:rsidRPr="00D06B7E">
                                <w:rPr>
                                  <w:color w:val="FFFFFF" w:themeColor="background1"/>
                                </w:rPr>
                                <w:t>OFDE</w:t>
                              </w:r>
                            </w:p>
                          </w:sdtContent>
                        </w:sdt>
                        <w:p w14:paraId="58A1DE93" w14:textId="77777777" w:rsidR="00FD55BA" w:rsidRPr="00310112" w:rsidRDefault="00FD55BA" w:rsidP="00310112">
                          <w:pPr>
                            <w:pStyle w:val="CoverNormal"/>
                          </w:pPr>
                        </w:p>
                      </w:txbxContent>
                    </v:textbox>
                    <w10:wrap anchorx="margin" anchory="page"/>
                    <w10:anchorlock/>
                  </v:shape>
                </w:pict>
              </mc:Fallback>
            </mc:AlternateContent>
          </w:r>
          <w:r>
            <w:rPr>
              <w:noProof/>
              <w:lang w:val="en-US"/>
            </w:rPr>
            <mc:AlternateContent>
              <mc:Choice Requires="wps">
                <w:drawing>
                  <wp:anchor distT="0" distB="0" distL="114300" distR="114300" simplePos="0" relativeHeight="251660288" behindDoc="0" locked="1" layoutInCell="1" allowOverlap="1" wp14:anchorId="275BF034" wp14:editId="0D1AD52F">
                    <wp:simplePos x="0" y="0"/>
                    <wp:positionH relativeFrom="margin">
                      <wp:posOffset>-428625</wp:posOffset>
                    </wp:positionH>
                    <wp:positionV relativeFrom="page">
                      <wp:posOffset>9962515</wp:posOffset>
                    </wp:positionV>
                    <wp:extent cx="5616000" cy="4284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5616000" cy="428400"/>
                            </a:xfrm>
                            <a:prstGeom prst="rect">
                              <a:avLst/>
                            </a:prstGeom>
                            <a:solidFill>
                              <a:schemeClr val="bg1"/>
                            </a:solidFill>
                            <a:ln w="6350">
                              <a:noFill/>
                            </a:ln>
                          </wps:spPr>
                          <wps:txbx>
                            <w:txbxContent>
                              <w:sdt>
                                <w:sdtPr>
                                  <w:alias w:val="Cover Disclaimer"/>
                                  <w:tag w:val="txtCoverDisclaimer"/>
                                  <w:id w:val="284548140"/>
                                  <w:lock w:val="contentLocked"/>
                                  <w:text/>
                                </w:sdtPr>
                                <w:sdtEndPr/>
                                <w:sdtContent>
                                  <w:p w14:paraId="5E504541" w14:textId="77777777" w:rsidR="00FD55BA" w:rsidRDefault="00FD55BA" w:rsidP="00065085">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BF034" id="Text Box 7" o:spid="_x0000_s1027" type="#_x0000_t202" style="position:absolute;left:0;text-align:left;margin-left:-33.75pt;margin-top:784.45pt;width:442.2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" fillcolor="white [3212]" stroked="f" strokeweight=".5pt">
                    <v:textbox>
                      <w:txbxContent>
                        <w:sdt>
                          <w:sdtPr>
                            <w:alias w:val="Cover Disclaimer"/>
                            <w:tag w:val="txtCoverDisclaimer"/>
                            <w:id w:val="284548140"/>
                            <w:lock w:val="contentLocked"/>
                            <w:text/>
                          </w:sdtPr>
                          <w:sdtEndPr/>
                          <w:sdtContent>
                            <w:p w14:paraId="5E504541" w14:textId="77777777" w:rsidR="00FD55BA" w:rsidRDefault="00FD55BA" w:rsidP="00065085">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v:textbox>
                    <w10:wrap anchorx="margin" anchory="page"/>
                    <w10:anchorlock/>
                  </v:shape>
                </w:pict>
              </mc:Fallback>
            </mc:AlternateContent>
          </w:r>
        </w:p>
        <w:p w14:paraId="1BF3777B" w14:textId="77777777" w:rsidR="00FD55BA" w:rsidRDefault="00FD55BA">
          <w:pPr>
            <w:widowControl/>
            <w:spacing w:after="200" w:line="276" w:lineRule="auto"/>
            <w:jc w:val="left"/>
          </w:pPr>
          <w:r>
            <w:br w:type="page"/>
          </w:r>
        </w:p>
      </w:sdtContent>
    </w:sdt>
    <w:p w14:paraId="4BCC7B97" w14:textId="77777777" w:rsidR="00A10ACB" w:rsidRDefault="00A10ACB" w:rsidP="00A10ACB">
      <w:pPr>
        <w:pStyle w:val="Heading1"/>
      </w:pPr>
      <w:r>
        <w:lastRenderedPageBreak/>
        <w:t>Introduction</w:t>
      </w:r>
    </w:p>
    <w:p w14:paraId="7EAE38FA" w14:textId="075FA4AE" w:rsidR="00A10ACB" w:rsidRDefault="00A10ACB" w:rsidP="00A10ACB">
      <w:pPr>
        <w:pStyle w:val="Para1"/>
        <w:rPr>
          <w:lang w:val="en-US"/>
        </w:rPr>
      </w:pPr>
      <w:r w:rsidRPr="00E7229B">
        <w:rPr>
          <w:lang w:val="en-US"/>
        </w:rPr>
        <w:t xml:space="preserve">Climate policies encounter </w:t>
      </w:r>
      <w:r w:rsidR="00DE3CDB">
        <w:rPr>
          <w:lang w:val="en-US"/>
        </w:rPr>
        <w:t>various political</w:t>
      </w:r>
      <w:r w:rsidR="00DE3CDB" w:rsidRPr="00E7229B">
        <w:rPr>
          <w:lang w:val="en-US"/>
        </w:rPr>
        <w:t xml:space="preserve"> </w:t>
      </w:r>
      <w:r w:rsidRPr="00E7229B">
        <w:rPr>
          <w:lang w:val="en-US"/>
        </w:rPr>
        <w:t>obstacles that ma</w:t>
      </w:r>
      <w:r w:rsidR="00DE3CDB">
        <w:rPr>
          <w:lang w:val="en-US"/>
        </w:rPr>
        <w:t>k</w:t>
      </w:r>
      <w:r w:rsidRPr="00E7229B">
        <w:rPr>
          <w:lang w:val="en-US"/>
        </w:rPr>
        <w:t xml:space="preserve">e them difficult to pass. Indeed, those policies </w:t>
      </w:r>
      <w:r w:rsidR="00DE3CDB">
        <w:rPr>
          <w:lang w:val="en-US"/>
        </w:rPr>
        <w:t>generally</w:t>
      </w:r>
      <w:r w:rsidR="00DE3CDB" w:rsidRPr="00E7229B">
        <w:rPr>
          <w:lang w:val="en-US"/>
        </w:rPr>
        <w:t xml:space="preserve"> </w:t>
      </w:r>
      <w:r w:rsidRPr="00E7229B">
        <w:rPr>
          <w:lang w:val="en-US"/>
        </w:rPr>
        <w:t xml:space="preserve">imply a profound </w:t>
      </w:r>
      <w:r w:rsidR="00DE3CDB">
        <w:rPr>
          <w:lang w:val="en-US"/>
        </w:rPr>
        <w:t>change in our habits or standard of living</w:t>
      </w:r>
      <w:r>
        <w:rPr>
          <w:lang w:val="en-US"/>
        </w:rPr>
        <w:t>. Moreover, the</w:t>
      </w:r>
      <w:r w:rsidR="00DE3CDB">
        <w:rPr>
          <w:lang w:val="en-US"/>
        </w:rPr>
        <w:t>y often face a strong opposition due to their</w:t>
      </w:r>
      <w:r>
        <w:rPr>
          <w:lang w:val="en-US"/>
        </w:rPr>
        <w:t xml:space="preserve"> </w:t>
      </w:r>
      <w:r w:rsidR="00DE3CDB">
        <w:rPr>
          <w:lang w:val="en-US"/>
        </w:rPr>
        <w:t xml:space="preserve"> </w:t>
      </w:r>
      <w:r>
        <w:rPr>
          <w:lang w:val="en-US"/>
        </w:rPr>
        <w:t xml:space="preserve">distributional impacts – both </w:t>
      </w:r>
      <w:r w:rsidR="00DE3CDB">
        <w:rPr>
          <w:lang w:val="en-US"/>
        </w:rPr>
        <w:t>real and perceived</w:t>
      </w:r>
      <w:ins w:id="0" w:author="Bluebery PLANTEROSE" w:date="2021-07-29T10:11:00Z">
        <w:r w:rsidR="00E03786">
          <w:rPr>
            <w:lang w:val="en-US"/>
          </w:rPr>
          <w:t xml:space="preserve"> –</w:t>
        </w:r>
      </w:ins>
      <w:del w:id="1" w:author="Bluebery PLANTEROSE" w:date="2021-07-29T10:11:00Z">
        <w:r w:rsidR="00DE3CDB" w:rsidDel="00E03786">
          <w:rPr>
            <w:lang w:val="en-US"/>
          </w:rPr>
          <w:delText>,</w:delText>
        </w:r>
      </w:del>
      <w:r w:rsidR="00DE3CDB">
        <w:rPr>
          <w:lang w:val="en-US"/>
        </w:rPr>
        <w:t xml:space="preserve"> </w:t>
      </w:r>
      <w:r>
        <w:rPr>
          <w:lang w:val="en-US"/>
        </w:rPr>
        <w:t>at the national and international levels</w:t>
      </w:r>
      <w:r w:rsidR="00DE3CDB">
        <w:rPr>
          <w:lang w:val="en-US"/>
        </w:rPr>
        <w:t xml:space="preserve">, between and within </w:t>
      </w:r>
      <w:ins w:id="2" w:author="Fabre  Adrien" w:date="2021-07-29T01:38:00Z">
        <w:del w:id="3" w:author="Bluebery PLANTEROSE" w:date="2021-07-29T09:59:00Z">
          <w:r w:rsidR="00DE3CDB" w:rsidDel="0072602D">
            <w:rPr>
              <w:lang w:val="en-US"/>
            </w:rPr>
            <w:delText>income</w:delText>
          </w:r>
        </w:del>
      </w:ins>
      <w:ins w:id="4" w:author="Bluebery PLANTEROSE" w:date="2021-07-29T09:59:00Z">
        <w:r w:rsidR="0072602D">
          <w:rPr>
            <w:lang w:val="en-US"/>
          </w:rPr>
          <w:t>socio-economic</w:t>
        </w:r>
      </w:ins>
      <w:ins w:id="5" w:author="Fabre  Adrien" w:date="2021-07-29T01:38:00Z">
        <w:r w:rsidR="00DE3CDB">
          <w:rPr>
            <w:lang w:val="en-US"/>
          </w:rPr>
          <w:t xml:space="preserve"> groups</w:t>
        </w:r>
      </w:ins>
      <w:ins w:id="6" w:author="Fabre  Adrien" w:date="2021-07-29T01:39:00Z">
        <w:r w:rsidR="00DE3CDB">
          <w:rPr>
            <w:lang w:val="en-US"/>
          </w:rPr>
          <w:t>.</w:t>
        </w:r>
      </w:ins>
      <w:del w:id="7" w:author="Fabre  Adrien" w:date="2021-07-29T01:35:00Z">
        <w:r w:rsidDel="00DE3CDB">
          <w:rPr>
            <w:lang w:val="en-US"/>
          </w:rPr>
          <w:delText xml:space="preserve"> – </w:delText>
        </w:r>
      </w:del>
      <w:r>
        <w:rPr>
          <w:lang w:val="en-US"/>
        </w:rPr>
        <w:t xml:space="preserve">. Therefore, climate policies </w:t>
      </w:r>
      <w:r w:rsidR="00DE3CDB">
        <w:rPr>
          <w:lang w:val="en-US"/>
        </w:rPr>
        <w:t xml:space="preserve">can only succeed if they meet </w:t>
      </w:r>
      <w:r>
        <w:rPr>
          <w:lang w:val="en-US"/>
        </w:rPr>
        <w:t xml:space="preserve">public acceptability. </w:t>
      </w:r>
      <w:ins w:id="8" w:author="Bluebery PLANTEROSE" w:date="2021-07-29T10:13:00Z">
        <w:r w:rsidR="00E03786">
          <w:rPr>
            <w:lang w:val="en-US"/>
          </w:rPr>
          <w:t xml:space="preserve">Therefore, </w:t>
        </w:r>
      </w:ins>
      <w:ins w:id="9" w:author="Fabre  Adrien" w:date="2021-07-29T01:42:00Z">
        <w:del w:id="10" w:author="Bluebery PLANTEROSE" w:date="2021-07-29T10:13:00Z">
          <w:r w:rsidR="00DE3CDB" w:rsidDel="00E03786">
            <w:rPr>
              <w:lang w:val="en-US"/>
            </w:rPr>
            <w:delText xml:space="preserve">Not only should they </w:delText>
          </w:r>
        </w:del>
      </w:ins>
      <w:ins w:id="11" w:author="Bluebery PLANTEROSE" w:date="2021-07-29T10:13:00Z">
        <w:r w:rsidR="00E03786">
          <w:rPr>
            <w:lang w:val="en-US"/>
          </w:rPr>
          <w:t xml:space="preserve">have to </w:t>
        </w:r>
      </w:ins>
      <w:ins w:id="12" w:author="Fabre  Adrien" w:date="2021-07-29T01:42:00Z">
        <w:r w:rsidR="00DE3CDB">
          <w:rPr>
            <w:lang w:val="en-US"/>
          </w:rPr>
          <w:t>address</w:t>
        </w:r>
      </w:ins>
      <w:r>
        <w:rPr>
          <w:lang w:val="en-US"/>
        </w:rPr>
        <w:t xml:space="preserve"> </w:t>
      </w:r>
      <w:ins w:id="13" w:author="Bluebery PLANTEROSE" w:date="2021-07-29T10:13:00Z">
        <w:r w:rsidR="00E03786">
          <w:rPr>
            <w:lang w:val="en-US"/>
          </w:rPr>
          <w:t xml:space="preserve">not only </w:t>
        </w:r>
      </w:ins>
      <w:r w:rsidRPr="00CB0737">
        <w:rPr>
          <w:lang w:val="en-US"/>
        </w:rPr>
        <w:t>legitimate concerns about distributional and lifestyle impacts</w:t>
      </w:r>
      <w:r>
        <w:rPr>
          <w:lang w:val="en-US"/>
        </w:rPr>
        <w:t xml:space="preserve">, </w:t>
      </w:r>
      <w:ins w:id="14" w:author="Bluebery PLANTEROSE" w:date="2021-07-29T10:11:00Z">
        <w:r w:rsidR="00E03786">
          <w:rPr>
            <w:lang w:val="en-US"/>
          </w:rPr>
          <w:t xml:space="preserve">but </w:t>
        </w:r>
      </w:ins>
      <w:del w:id="15" w:author="Fabre  Adrien" w:date="2021-07-29T01:42:00Z">
        <w:r w:rsidDel="00DE3CDB">
          <w:rPr>
            <w:lang w:val="en-US"/>
          </w:rPr>
          <w:delText xml:space="preserve">as well </w:delText>
        </w:r>
      </w:del>
      <w:r w:rsidR="00DE3CDB">
        <w:rPr>
          <w:lang w:val="en-US"/>
        </w:rPr>
        <w:t>their design should also</w:t>
      </w:r>
      <w:ins w:id="16" w:author="Fabre  Adrien" w:date="2021-07-29T01:42:00Z">
        <w:r w:rsidR="00DE3CDB">
          <w:rPr>
            <w:lang w:val="en-US"/>
          </w:rPr>
          <w:t xml:space="preserve"> </w:t>
        </w:r>
        <w:del w:id="17" w:author="Bluebery PLANTEROSE" w:date="2021-07-29T10:12:00Z">
          <w:r w:rsidR="00DE3CDB" w:rsidDel="00E03786">
            <w:rPr>
              <w:lang w:val="en-US"/>
            </w:rPr>
            <w:delText>deal with</w:delText>
          </w:r>
        </w:del>
      </w:ins>
      <w:ins w:id="18" w:author="Bluebery PLANTEROSE" w:date="2021-07-29T10:12:00Z">
        <w:r w:rsidR="00E03786">
          <w:rPr>
            <w:lang w:val="en-US"/>
          </w:rPr>
          <w:t>account for</w:t>
        </w:r>
      </w:ins>
      <w:ins w:id="19" w:author="Fabre  Adrien" w:date="2021-07-29T01:42:00Z">
        <w:r w:rsidR="00DE3CDB">
          <w:rPr>
            <w:lang w:val="en-US"/>
          </w:rPr>
          <w:t xml:space="preserve"> </w:t>
        </w:r>
      </w:ins>
      <w:r w:rsidR="00DE3CDB">
        <w:rPr>
          <w:lang w:val="en-US"/>
        </w:rPr>
        <w:t>people’s perceptions</w:t>
      </w:r>
      <w:r>
        <w:rPr>
          <w:lang w:val="en-US"/>
        </w:rPr>
        <w:t xml:space="preserve"> </w:t>
      </w:r>
      <w:r w:rsidRPr="00CB0737">
        <w:rPr>
          <w:lang w:val="en-US"/>
        </w:rPr>
        <w:t>of climate change and the effects of climate policies on the economy and the environment</w:t>
      </w:r>
      <w:r w:rsidR="00DE3CDB">
        <w:rPr>
          <w:lang w:val="en-US"/>
        </w:rPr>
        <w:t>, including potential misperceptions</w:t>
      </w:r>
      <w:r>
        <w:rPr>
          <w:lang w:val="en-US"/>
        </w:rPr>
        <w:t>.</w:t>
      </w:r>
    </w:p>
    <w:p w14:paraId="7CCCC8F3" w14:textId="4C76AD01" w:rsidR="00A10ACB" w:rsidRPr="00E7229B" w:rsidRDefault="00A10ACB" w:rsidP="00A10ACB">
      <w:pPr>
        <w:pStyle w:val="Para1"/>
        <w:rPr>
          <w:lang w:val="en-US"/>
        </w:rPr>
      </w:pPr>
      <w:r>
        <w:rPr>
          <w:lang w:val="en-US"/>
        </w:rPr>
        <w:t xml:space="preserve">With this project, </w:t>
      </w:r>
      <w:r w:rsidR="004B05DA">
        <w:rPr>
          <w:lang w:val="en-US"/>
        </w:rPr>
        <w:t xml:space="preserve">our </w:t>
      </w:r>
      <w:ins w:id="20" w:author="Fabre  Adrien" w:date="2021-07-29T01:45:00Z">
        <w:del w:id="21" w:author="Bluebery PLANTEROSE" w:date="2021-07-29T10:14:00Z">
          <w:r w:rsidR="004B05DA" w:rsidDel="00E03786">
            <w:rPr>
              <w:lang w:val="en-US"/>
            </w:rPr>
            <w:delText>goal</w:delText>
          </w:r>
        </w:del>
      </w:ins>
      <w:ins w:id="22" w:author="Bluebery PLANTEROSE" w:date="2021-07-29T10:14:00Z">
        <w:r w:rsidR="00E03786">
          <w:rPr>
            <w:lang w:val="en-US"/>
          </w:rPr>
          <w:t>purpose</w:t>
        </w:r>
      </w:ins>
      <w:ins w:id="23" w:author="Fabre  Adrien" w:date="2021-07-29T01:45:00Z">
        <w:r w:rsidR="004B05DA">
          <w:rPr>
            <w:lang w:val="en-US"/>
          </w:rPr>
          <w:t xml:space="preserve"> </w:t>
        </w:r>
      </w:ins>
      <w:r w:rsidR="004B05DA">
        <w:rPr>
          <w:lang w:val="en-US"/>
        </w:rPr>
        <w:t xml:space="preserve">is to provide </w:t>
      </w:r>
      <w:r w:rsidRPr="0060367C">
        <w:rPr>
          <w:lang w:val="en-US"/>
        </w:rPr>
        <w:t xml:space="preserve">country-specific advice on policies </w:t>
      </w:r>
      <w:r w:rsidR="004B05DA">
        <w:rPr>
          <w:lang w:val="en-US"/>
        </w:rPr>
        <w:t>that aim to decarbonize the</w:t>
      </w:r>
      <w:r w:rsidRPr="0060367C">
        <w:rPr>
          <w:lang w:val="en-US"/>
        </w:rPr>
        <w:t xml:space="preserve"> economy</w:t>
      </w:r>
      <w:r>
        <w:rPr>
          <w:lang w:val="en-US"/>
        </w:rPr>
        <w:t>. Our goal is to</w:t>
      </w:r>
      <w:r w:rsidRPr="0060367C">
        <w:rPr>
          <w:lang w:val="en-US"/>
        </w:rPr>
        <w:t xml:space="preserve"> understand people’s perceptions about climate change and preferences over climate policies</w:t>
      </w:r>
      <w:r w:rsidR="004B05DA">
        <w:rPr>
          <w:lang w:val="en-US"/>
        </w:rPr>
        <w:t>. Using</w:t>
      </w:r>
      <w:r>
        <w:rPr>
          <w:lang w:val="en-US"/>
        </w:rPr>
        <w:t xml:space="preserve"> large-scale surveys</w:t>
      </w:r>
      <w:r w:rsidR="004B05DA">
        <w:rPr>
          <w:lang w:val="en-US"/>
        </w:rPr>
        <w:t>,</w:t>
      </w:r>
      <w:r>
        <w:rPr>
          <w:lang w:val="en-US"/>
        </w:rPr>
        <w:t xml:space="preserve"> </w:t>
      </w:r>
      <w:r w:rsidR="004B05DA">
        <w:rPr>
          <w:lang w:val="en-US"/>
        </w:rPr>
        <w:t xml:space="preserve">we are able </w:t>
      </w:r>
      <w:r>
        <w:rPr>
          <w:lang w:val="en-US"/>
        </w:rPr>
        <w:t xml:space="preserve">to answer several questions. </w:t>
      </w:r>
      <w:r w:rsidRPr="00A362BB">
        <w:rPr>
          <w:lang w:val="en-US"/>
        </w:rPr>
        <w:t>How values and perceptions drive support or opposition for climate policies across socio-economic groups?</w:t>
      </w:r>
      <w:r>
        <w:rPr>
          <w:lang w:val="en-US"/>
        </w:rPr>
        <w:t xml:space="preserve"> </w:t>
      </w:r>
      <w:r w:rsidRPr="00A362BB">
        <w:rPr>
          <w:lang w:val="en-US"/>
        </w:rPr>
        <w:t xml:space="preserve">How </w:t>
      </w:r>
      <w:r w:rsidR="004B05DA">
        <w:rPr>
          <w:lang w:val="en-US"/>
        </w:rPr>
        <w:t>attitudes</w:t>
      </w:r>
      <w:r w:rsidRPr="00A362BB">
        <w:rPr>
          <w:lang w:val="en-US"/>
        </w:rPr>
        <w:t xml:space="preserve"> on climate change </w:t>
      </w:r>
      <w:r w:rsidR="004B05DA">
        <w:rPr>
          <w:lang w:val="en-US"/>
        </w:rPr>
        <w:t>and climate</w:t>
      </w:r>
      <w:r w:rsidR="004B05DA" w:rsidRPr="00A362BB">
        <w:rPr>
          <w:lang w:val="en-US"/>
        </w:rPr>
        <w:t xml:space="preserve"> </w:t>
      </w:r>
      <w:r w:rsidRPr="00A362BB">
        <w:rPr>
          <w:lang w:val="en-US"/>
        </w:rPr>
        <w:t>policies differ between countries?</w:t>
      </w:r>
      <w:r>
        <w:rPr>
          <w:lang w:val="en-US"/>
        </w:rPr>
        <w:t xml:space="preserve"> </w:t>
      </w:r>
      <w:r w:rsidRPr="00A362BB">
        <w:rPr>
          <w:lang w:val="en-US"/>
        </w:rPr>
        <w:t xml:space="preserve">How perceptions </w:t>
      </w:r>
      <w:r w:rsidR="004B05DA">
        <w:rPr>
          <w:lang w:val="en-US"/>
        </w:rPr>
        <w:t>are affected by</w:t>
      </w:r>
      <w:r w:rsidRPr="00A362BB">
        <w:rPr>
          <w:lang w:val="en-US"/>
        </w:rPr>
        <w:t xml:space="preserve"> new information on the effects of policies</w:t>
      </w:r>
      <w:r w:rsidR="004B05DA">
        <w:rPr>
          <w:lang w:val="en-US"/>
        </w:rPr>
        <w:t xml:space="preserve"> or </w:t>
      </w:r>
      <w:r w:rsidRPr="00A362BB">
        <w:rPr>
          <w:lang w:val="en-US"/>
        </w:rPr>
        <w:t xml:space="preserve">climate change and how it translates into </w:t>
      </w:r>
      <w:r w:rsidR="004B05DA">
        <w:rPr>
          <w:lang w:val="en-US"/>
        </w:rPr>
        <w:t xml:space="preserve">policy </w:t>
      </w:r>
      <w:commentRangeStart w:id="24"/>
      <w:commentRangeStart w:id="25"/>
      <w:r w:rsidRPr="00A362BB">
        <w:rPr>
          <w:lang w:val="en-US"/>
        </w:rPr>
        <w:t>support?</w:t>
      </w:r>
      <w:commentRangeEnd w:id="24"/>
      <w:r>
        <w:rPr>
          <w:rStyle w:val="CommentReference"/>
          <w:rFonts w:eastAsiaTheme="minorHAnsi"/>
        </w:rPr>
        <w:commentReference w:id="24"/>
      </w:r>
      <w:commentRangeEnd w:id="25"/>
      <w:r w:rsidR="004B05DA">
        <w:rPr>
          <w:rStyle w:val="CommentReference"/>
          <w:rFonts w:eastAsiaTheme="minorHAnsi"/>
        </w:rPr>
        <w:commentReference w:id="25"/>
      </w:r>
    </w:p>
    <w:p w14:paraId="5746157A" w14:textId="77777777" w:rsidR="00A10ACB" w:rsidRPr="00167BE9" w:rsidRDefault="00A10ACB" w:rsidP="00A10ACB">
      <w:pPr>
        <w:pStyle w:val="Heading2"/>
      </w:pPr>
      <w:r>
        <w:t>Related Literature</w:t>
      </w:r>
    </w:p>
    <w:p w14:paraId="3CB96B4B" w14:textId="77777777" w:rsidR="00D3286C" w:rsidRDefault="00A10ACB" w:rsidP="00D3286C">
      <w:pPr>
        <w:pStyle w:val="Para1"/>
        <w:rPr>
          <w:ins w:id="26" w:author="Bluebery PLANTEROSE" w:date="2021-07-29T11:13:00Z"/>
        </w:rPr>
      </w:pPr>
      <w:commentRangeStart w:id="27"/>
      <w:r w:rsidRPr="00E661E7">
        <w:t xml:space="preserve">Our work adds </w:t>
      </w:r>
      <w:commentRangeEnd w:id="27"/>
      <w:r w:rsidRPr="00E661E7">
        <w:rPr>
          <w:rStyle w:val="CommentReference"/>
          <w:sz w:val="22"/>
          <w:szCs w:val="22"/>
        </w:rPr>
        <w:commentReference w:id="27"/>
      </w:r>
      <w:r w:rsidRPr="00E661E7">
        <w:t>to a</w:t>
      </w:r>
      <w:ins w:id="28" w:author="Fabre  Adrien" w:date="2021-07-29T01:49:00Z">
        <w:r w:rsidR="004B05DA">
          <w:t xml:space="preserve"> growing</w:t>
        </w:r>
      </w:ins>
      <w:r w:rsidRPr="00E661E7">
        <w:t xml:space="preserve"> literature </w:t>
      </w:r>
      <w:ins w:id="29" w:author="Bluebery PLANTEROSE" w:date="2021-07-29T10:34:00Z">
        <w:r w:rsidR="003F6D86">
          <w:t xml:space="preserve">that has studied how </w:t>
        </w:r>
        <w:r w:rsidR="003F6D86">
          <w:rPr>
            <w:lang w:val="en-US"/>
          </w:rPr>
          <w:t>s</w:t>
        </w:r>
        <w:r w:rsidR="003F6D86" w:rsidRPr="003F6D86">
          <w:rPr>
            <w:lang w:val="en-US"/>
            <w:rPrChange w:id="30" w:author="Bluebery PLANTEROSE" w:date="2021-07-29T10:34:00Z">
              <w:rPr>
                <w:lang w:val="fr-CH"/>
              </w:rPr>
            </w:rPrChange>
          </w:rPr>
          <w:t>upport for different climate policies depends on their respective features.</w:t>
        </w:r>
      </w:ins>
      <w:ins w:id="31" w:author="Bluebery PLANTEROSE" w:date="2021-07-29T11:13:00Z">
        <w:r w:rsidR="00D3286C">
          <w:rPr>
            <w:lang w:val="en-US"/>
          </w:rPr>
          <w:t xml:space="preserve"> </w:t>
        </w:r>
        <w:r w:rsidR="00D3286C" w:rsidRPr="00E661E7">
          <w:t xml:space="preserve">The key contributions of our study to this literature </w:t>
        </w:r>
        <w:r w:rsidR="00D3286C">
          <w:t>is</w:t>
        </w:r>
        <w:r w:rsidR="00D3286C" w:rsidRPr="00E661E7">
          <w:t xml:space="preserve"> to offer comparable cross-country evidence covering at the same time OECD and non-OECD countries. </w:t>
        </w:r>
        <w:commentRangeStart w:id="32"/>
        <w:r w:rsidR="00D3286C" w:rsidRPr="00E661E7">
          <w:t>Previous work has mostly focused on single countries, making it less clear how generalizable the evidence is for other countries.</w:t>
        </w:r>
        <w:commentRangeEnd w:id="32"/>
        <w:r w:rsidR="00D3286C">
          <w:rPr>
            <w:rStyle w:val="CommentReference"/>
            <w:rFonts w:eastAsiaTheme="minorHAnsi"/>
          </w:rPr>
          <w:commentReference w:id="32"/>
        </w:r>
        <w:r w:rsidR="00D3286C" w:rsidRPr="00E661E7">
          <w:t xml:space="preserve"> This study aims to identify country-specific preferences for matters such as policy design, compensation mechanisms or level of ambition, as well as the effect of information treatments on them. </w:t>
        </w:r>
        <w:r w:rsidR="00D3286C">
          <w:t>Contrary to most studies</w:t>
        </w:r>
        <w:r w:rsidR="00D3286C" w:rsidRPr="00E661E7">
          <w:t xml:space="preserve">, </w:t>
        </w:r>
        <w:r w:rsidR="00D3286C">
          <w:t>our survey</w:t>
        </w:r>
        <w:r w:rsidR="00D3286C" w:rsidRPr="00E661E7">
          <w:t xml:space="preserve"> also </w:t>
        </w:r>
        <w:r w:rsidR="00D3286C">
          <w:t>measures the effect of information on willingness to pay or take action through</w:t>
        </w:r>
        <w:r w:rsidR="00D3286C" w:rsidRPr="00E661E7">
          <w:t xml:space="preserve"> </w:t>
        </w:r>
        <w:r w:rsidR="00D3286C">
          <w:t xml:space="preserve">real stakes question, including </w:t>
        </w:r>
        <w:r w:rsidR="00D3286C" w:rsidRPr="00E661E7">
          <w:t>an incentive</w:t>
        </w:r>
        <w:r w:rsidR="00D3286C">
          <w:t>-</w:t>
        </w:r>
        <w:r w:rsidR="00D3286C" w:rsidRPr="00E661E7">
          <w:t xml:space="preserve">compatible payment (in the form of a lottery). </w:t>
        </w:r>
        <w:r w:rsidR="00D3286C">
          <w:t xml:space="preserve"> </w:t>
        </w:r>
        <w:commentRangeStart w:id="33"/>
        <w:r w:rsidR="00D3286C">
          <w:t>A</w:t>
        </w:r>
        <w:r w:rsidR="00D3286C" w:rsidRPr="0063625F">
          <w:t xml:space="preserve"> lot of attention </w:t>
        </w:r>
        <w:commentRangeEnd w:id="33"/>
        <w:r w:rsidR="00D3286C">
          <w:rPr>
            <w:rStyle w:val="CommentReference"/>
            <w:rFonts w:eastAsiaTheme="minorHAnsi"/>
          </w:rPr>
          <w:commentReference w:id="33"/>
        </w:r>
        <w:r w:rsidR="00D3286C" w:rsidRPr="0063625F">
          <w:t>has been drawn on carbon pricing, while few studies focus on other climate policies</w:t>
        </w:r>
        <w:r w:rsidR="00D3286C">
          <w:t>, this work looks to fill this</w:t>
        </w:r>
        <w:r w:rsidR="00D3286C">
          <w:t xml:space="preserve"> </w:t>
        </w:r>
        <w:r w:rsidR="00D3286C">
          <w:t>gap.</w:t>
        </w:r>
      </w:ins>
    </w:p>
    <w:p w14:paraId="697936A9" w14:textId="3055ED3F" w:rsidR="00D3286C" w:rsidRPr="00D3286C" w:rsidRDefault="00D3286C" w:rsidP="00A10ACB">
      <w:pPr>
        <w:pStyle w:val="Para1"/>
        <w:rPr>
          <w:ins w:id="34" w:author="Bluebery PLANTEROSE" w:date="2021-07-29T11:12:00Z"/>
          <w:rPrChange w:id="35" w:author="Bluebery PLANTEROSE" w:date="2021-07-29T11:13:00Z">
            <w:rPr>
              <w:ins w:id="36" w:author="Bluebery PLANTEROSE" w:date="2021-07-29T11:12:00Z"/>
              <w:lang w:val="en-US"/>
            </w:rPr>
          </w:rPrChange>
        </w:rPr>
      </w:pPr>
    </w:p>
    <w:p w14:paraId="36B2C542" w14:textId="76A9C1B5" w:rsidR="00A10ACB" w:rsidRPr="00E661E7" w:rsidRDefault="00A10ACB" w:rsidP="00A10ACB">
      <w:pPr>
        <w:pStyle w:val="Para1"/>
      </w:pPr>
      <w:del w:id="37" w:author="Fabre  Adrien" w:date="2021-07-29T01:49:00Z">
        <w:r w:rsidRPr="00E661E7" w:rsidDel="004B05DA">
          <w:delText>that has studied</w:delText>
        </w:r>
      </w:del>
      <w:del w:id="38" w:author="Bluebery PLANTEROSE" w:date="2021-07-29T10:34:00Z">
        <w:r w:rsidRPr="00E661E7" w:rsidDel="003F6D86">
          <w:delText xml:space="preserve"> </w:delText>
        </w:r>
      </w:del>
      <w:ins w:id="39" w:author="Fabre  Adrien" w:date="2021-07-29T01:49:00Z">
        <w:del w:id="40" w:author="Bluebery PLANTEROSE" w:date="2021-07-29T10:34:00Z">
          <w:r w:rsidR="004B05DA" w:rsidDel="003F6D86">
            <w:delText>on</w:delText>
          </w:r>
          <w:r w:rsidR="004B05DA" w:rsidRPr="00E661E7" w:rsidDel="003F6D86">
            <w:delText xml:space="preserve"> </w:delText>
          </w:r>
        </w:del>
      </w:ins>
      <w:del w:id="41" w:author="Bluebery PLANTEROSE" w:date="2021-07-29T10:34:00Z">
        <w:r w:rsidRPr="00E661E7" w:rsidDel="003F6D86">
          <w:delText>people's preferences for climate policies and policy characteristics</w:delText>
        </w:r>
      </w:del>
      <w:r w:rsidRPr="00E661E7">
        <w:t xml:space="preserve">. The literature usually distinguishes “pull” measures, that are noncoercive and reward pro-environmental behaviors (e.g., subsidies), from “push” measures, that are coercive and </w:t>
      </w:r>
      <w:r w:rsidRPr="0063625F">
        <w:rPr>
          <w:lang w:val="en-US"/>
        </w:rPr>
        <w:t>punish</w:t>
      </w:r>
      <w:r w:rsidRPr="00E661E7">
        <w:t xml:space="preserve"> environmentally unfriendly behaviors (e.g., taxes). For instance, when asked directly people usually support subsidies over taxes </w:t>
      </w:r>
      <w:del w:id="42" w:author="Fabre  Adrien" w:date="2021-07-29T01:50:00Z">
        <w:r w:rsidRPr="00E661E7" w:rsidDel="004B05DA">
          <w:delText>(</w:delText>
        </w:r>
      </w:del>
      <w:r w:rsidRPr="00E661E7">
        <w:t xml:space="preserve">Cherry et al. </w:t>
      </w:r>
      <w:r w:rsidRPr="00DE3CDB">
        <w:rPr>
          <w:lang w:val="de-DE"/>
        </w:rPr>
        <w:t xml:space="preserve">(2012); de </w:t>
      </w:r>
      <w:proofErr w:type="spellStart"/>
      <w:r w:rsidRPr="00DE3CDB">
        <w:rPr>
          <w:lang w:val="de-DE"/>
        </w:rPr>
        <w:t>Groot</w:t>
      </w:r>
      <w:proofErr w:type="spellEnd"/>
      <w:r w:rsidRPr="00DE3CDB">
        <w:rPr>
          <w:lang w:val="de-DE"/>
        </w:rPr>
        <w:t xml:space="preserve"> </w:t>
      </w:r>
      <w:proofErr w:type="spellStart"/>
      <w:r w:rsidRPr="00DE3CDB">
        <w:rPr>
          <w:lang w:val="de-DE"/>
        </w:rPr>
        <w:t>and</w:t>
      </w:r>
      <w:proofErr w:type="spellEnd"/>
      <w:r w:rsidRPr="00DE3CDB">
        <w:rPr>
          <w:lang w:val="de-DE"/>
        </w:rPr>
        <w:t xml:space="preserve"> </w:t>
      </w:r>
      <w:proofErr w:type="spellStart"/>
      <w:r w:rsidRPr="00DE3CDB">
        <w:rPr>
          <w:lang w:val="de-DE"/>
        </w:rPr>
        <w:t>Schuitema</w:t>
      </w:r>
      <w:proofErr w:type="spellEnd"/>
      <w:r w:rsidRPr="00DE3CDB">
        <w:rPr>
          <w:lang w:val="de-DE"/>
        </w:rPr>
        <w:t xml:space="preserve"> (2012); </w:t>
      </w:r>
      <w:proofErr w:type="spellStart"/>
      <w:r w:rsidRPr="00DE3CDB">
        <w:rPr>
          <w:lang w:val="de-DE"/>
        </w:rPr>
        <w:t>Kallbekken</w:t>
      </w:r>
      <w:proofErr w:type="spellEnd"/>
      <w:r w:rsidRPr="00DE3CDB">
        <w:rPr>
          <w:lang w:val="de-DE"/>
        </w:rPr>
        <w:t xml:space="preserve"> </w:t>
      </w:r>
      <w:proofErr w:type="spellStart"/>
      <w:r w:rsidRPr="00DE3CDB">
        <w:rPr>
          <w:lang w:val="de-DE"/>
        </w:rPr>
        <w:t>and</w:t>
      </w:r>
      <w:proofErr w:type="spellEnd"/>
      <w:r w:rsidRPr="00DE3CDB">
        <w:rPr>
          <w:lang w:val="de-DE"/>
        </w:rPr>
        <w:t xml:space="preserve"> Aasen (2010); Steg et al. </w:t>
      </w:r>
      <w:r w:rsidRPr="00E661E7">
        <w:t>(2006)</w:t>
      </w:r>
      <w:del w:id="43" w:author="Fabre  Adrien" w:date="2021-07-29T01:50:00Z">
        <w:r w:rsidRPr="00E661E7" w:rsidDel="004B05DA">
          <w:delText>). Steg et al. (2006)</w:delText>
        </w:r>
      </w:del>
      <w:r w:rsidRPr="00E661E7">
        <w:t xml:space="preserve"> find push measures to be more acceptable if revenues are allocated to energy-related measures, while the funding of pull measures does not affect their acceptability. However, Fischer et al. (2011) find that if people think other people are selfish and consumption-oriented, only strict regulations can achieve widespread </w:t>
      </w:r>
      <w:proofErr w:type="spellStart"/>
      <w:r w:rsidRPr="00E661E7">
        <w:t>behavioral</w:t>
      </w:r>
      <w:proofErr w:type="spellEnd"/>
      <w:r w:rsidRPr="00E661E7">
        <w:t xml:space="preserve"> change </w:t>
      </w:r>
      <w:del w:id="44" w:author="Fabre  Adrien" w:date="2021-07-29T01:51:00Z">
        <w:r w:rsidRPr="00E661E7" w:rsidDel="004B05DA">
          <w:delText>and that</w:delText>
        </w:r>
      </w:del>
      <w:ins w:id="45" w:author="Fabre  Adrien" w:date="2021-07-29T01:51:00Z">
        <w:r w:rsidR="004B05DA">
          <w:t>while</w:t>
        </w:r>
      </w:ins>
      <w:r w:rsidRPr="00E661E7">
        <w:t xml:space="preserve"> voluntary </w:t>
      </w:r>
      <w:proofErr w:type="spellStart"/>
      <w:r w:rsidRPr="00E661E7">
        <w:t>behavioral</w:t>
      </w:r>
      <w:proofErr w:type="spellEnd"/>
      <w:r w:rsidRPr="00E661E7">
        <w:t xml:space="preserve"> changes are insufficient. </w:t>
      </w:r>
      <w:proofErr w:type="spellStart"/>
      <w:r w:rsidRPr="00E661E7">
        <w:t>Jagers</w:t>
      </w:r>
      <w:proofErr w:type="spellEnd"/>
      <w:r w:rsidRPr="00E661E7">
        <w:t xml:space="preserve"> and </w:t>
      </w:r>
      <w:proofErr w:type="spellStart"/>
      <w:r w:rsidRPr="00E661E7">
        <w:t>Hammar</w:t>
      </w:r>
      <w:proofErr w:type="spellEnd"/>
      <w:r w:rsidRPr="00E661E7">
        <w:t xml:space="preserve"> (2009) study the Swedish carbon tax study and insist on the role of perceived costs</w:t>
      </w:r>
      <w:ins w:id="46" w:author="Fabre  Adrien" w:date="2021-07-29T01:51:00Z">
        <w:r w:rsidR="004B05DA">
          <w:t>. T</w:t>
        </w:r>
      </w:ins>
      <w:del w:id="47" w:author="Fabre  Adrien" w:date="2021-07-29T01:51:00Z">
        <w:r w:rsidRPr="00E661E7" w:rsidDel="004B05DA">
          <w:delText>, t</w:delText>
        </w:r>
      </w:del>
      <w:r w:rsidRPr="00E661E7">
        <w:t>hey show that people tend to overestimate the costs of taxes</w:t>
      </w:r>
      <w:del w:id="48" w:author="Fabre  Adrien" w:date="2021-07-29T01:51:00Z">
        <w:r w:rsidRPr="00E661E7" w:rsidDel="004B05DA">
          <w:delText>,</w:delText>
        </w:r>
      </w:del>
      <w:r w:rsidRPr="00E661E7">
        <w:t xml:space="preserve"> while underestimating the costs of subsidies or investments in public transport. More importantly, people often reject a policy because they perceive it as ineffective. This is particularly the case for carbon tax as noted by Hsu et al. (2008) in North America or </w:t>
      </w:r>
      <w:proofErr w:type="spellStart"/>
      <w:r w:rsidRPr="00E661E7">
        <w:t>Baranzini</w:t>
      </w:r>
      <w:proofErr w:type="spellEnd"/>
      <w:r w:rsidRPr="00E661E7">
        <w:t xml:space="preserve"> and </w:t>
      </w:r>
      <w:proofErr w:type="spellStart"/>
      <w:r w:rsidRPr="00E661E7">
        <w:t>Carattini</w:t>
      </w:r>
      <w:proofErr w:type="spellEnd"/>
      <w:r w:rsidRPr="00E661E7">
        <w:t xml:space="preserve"> (2017) in Switzerland. Fairness concerns are also </w:t>
      </w:r>
      <w:r w:rsidRPr="00E661E7">
        <w:lastRenderedPageBreak/>
        <w:t>at play</w:t>
      </w:r>
      <w:del w:id="49" w:author="Fabre  Adrien" w:date="2021-07-29T01:52:00Z">
        <w:r w:rsidRPr="00E661E7" w:rsidDel="004B05DA">
          <w:delText xml:space="preserve"> when it comes to climate policies,</w:delText>
        </w:r>
      </w:del>
      <w:ins w:id="50" w:author="Fabre  Adrien" w:date="2021-07-29T01:52:00Z">
        <w:r w:rsidR="004B05DA">
          <w:t>:</w:t>
        </w:r>
      </w:ins>
      <w:r w:rsidRPr="00E661E7">
        <w:t xml:space="preserve"> </w:t>
      </w:r>
      <w:proofErr w:type="spellStart"/>
      <w:r w:rsidRPr="00E661E7">
        <w:t>Brannlund</w:t>
      </w:r>
      <w:proofErr w:type="spellEnd"/>
      <w:r w:rsidRPr="00E661E7">
        <w:t xml:space="preserve"> and Persson (2012) show that </w:t>
      </w:r>
      <w:del w:id="51" w:author="Fabre  Adrien" w:date="2021-07-29T01:52:00Z">
        <w:r w:rsidRPr="00E661E7" w:rsidDel="004B05DA">
          <w:delText>in Sweden,</w:delText>
        </w:r>
      </w:del>
      <w:ins w:id="52" w:author="Fabre  Adrien" w:date="2021-07-29T01:52:00Z">
        <w:r w:rsidR="004B05DA">
          <w:t>Swedish</w:t>
        </w:r>
      </w:ins>
      <w:r w:rsidRPr="00E661E7">
        <w:t xml:space="preserve"> people </w:t>
      </w:r>
      <w:proofErr w:type="spellStart"/>
      <w:r w:rsidRPr="00E661E7">
        <w:t>preferr</w:t>
      </w:r>
      <w:proofErr w:type="spellEnd"/>
      <w:del w:id="53" w:author="Fabre  Adrien" w:date="2021-07-29T01:52:00Z">
        <w:r w:rsidRPr="00E661E7" w:rsidDel="004B05DA">
          <w:delText>ed</w:delText>
        </w:r>
      </w:del>
      <w:r w:rsidRPr="00E661E7">
        <w:t xml:space="preserve"> a</w:t>
      </w:r>
      <w:ins w:id="54" w:author="Fabre  Adrien" w:date="2021-07-29T01:52:00Z">
        <w:r w:rsidR="004B05DA">
          <w:t xml:space="preserve"> progressive</w:t>
        </w:r>
      </w:ins>
      <w:del w:id="55" w:author="Fabre  Adrien" w:date="2021-07-29T01:52:00Z">
        <w:r w:rsidRPr="00E661E7" w:rsidDel="004B05DA">
          <w:delText>n</w:delText>
        </w:r>
      </w:del>
      <w:r w:rsidRPr="00E661E7">
        <w:t xml:space="preserve"> instrument </w:t>
      </w:r>
      <w:del w:id="56" w:author="Fabre  Adrien" w:date="2021-07-29T01:52:00Z">
        <w:r w:rsidRPr="00E661E7" w:rsidDel="004B05DA">
          <w:delText xml:space="preserve">with progressive cost distribution </w:delText>
        </w:r>
      </w:del>
      <w:r w:rsidRPr="00E661E7">
        <w:t xml:space="preserve">rather than a regressive one. Regarding </w:t>
      </w:r>
      <w:ins w:id="57" w:author="Bluebery PLANTEROSE" w:date="2021-07-29T10:28:00Z">
        <w:r w:rsidR="005A361C">
          <w:t xml:space="preserve">preferences for </w:t>
        </w:r>
      </w:ins>
      <w:r w:rsidRPr="00E661E7">
        <w:t xml:space="preserve">international burden-sharing, </w:t>
      </w:r>
      <w:proofErr w:type="spellStart"/>
      <w:r w:rsidRPr="00E661E7">
        <w:t>Gampfer</w:t>
      </w:r>
      <w:proofErr w:type="spellEnd"/>
      <w:r w:rsidRPr="00E661E7">
        <w:t xml:space="preserve"> (2014) </w:t>
      </w:r>
      <w:commentRangeStart w:id="58"/>
      <w:commentRangeStart w:id="59"/>
      <w:r w:rsidRPr="00E661E7">
        <w:t xml:space="preserve">insists on </w:t>
      </w:r>
      <w:ins w:id="60" w:author="Bluebery PLANTEROSE" w:date="2021-07-29T10:27:00Z">
        <w:r w:rsidR="005A361C">
          <w:t xml:space="preserve">the role of </w:t>
        </w:r>
      </w:ins>
      <w:del w:id="61" w:author="Bluebery PLANTEROSE" w:date="2021-07-29T10:27:00Z">
        <w:r w:rsidRPr="00E661E7" w:rsidDel="005A361C">
          <w:delText xml:space="preserve">aspects </w:delText>
        </w:r>
      </w:del>
      <w:ins w:id="62" w:author="Bluebery PLANTEROSE" w:date="2021-07-29T10:27:00Z">
        <w:r w:rsidR="005A361C">
          <w:t>fairness criteria</w:t>
        </w:r>
        <w:r w:rsidR="005A361C" w:rsidRPr="00E661E7">
          <w:t xml:space="preserve"> </w:t>
        </w:r>
      </w:ins>
      <w:r w:rsidRPr="00E661E7">
        <w:t xml:space="preserve">such as </w:t>
      </w:r>
      <w:commentRangeEnd w:id="58"/>
      <w:r w:rsidR="004B05DA">
        <w:rPr>
          <w:rStyle w:val="CommentReference"/>
          <w:rFonts w:eastAsiaTheme="minorHAnsi"/>
        </w:rPr>
        <w:commentReference w:id="58"/>
      </w:r>
      <w:commentRangeEnd w:id="59"/>
      <w:r w:rsidR="005A361C">
        <w:rPr>
          <w:rStyle w:val="CommentReference"/>
          <w:rFonts w:eastAsiaTheme="minorHAnsi"/>
        </w:rPr>
        <w:commentReference w:id="59"/>
      </w:r>
      <w:r w:rsidRPr="00E661E7">
        <w:t>vulnerability, historical responsibility or ability to pay</w:t>
      </w:r>
      <w:ins w:id="63" w:author="Bluebery PLANTEROSE" w:date="2021-07-29T10:28:00Z">
        <w:r w:rsidR="005A361C">
          <w:t>.</w:t>
        </w:r>
      </w:ins>
      <w:del w:id="64" w:author="Bluebery PLANTEROSE" w:date="2021-07-29T10:28:00Z">
        <w:r w:rsidRPr="00E661E7" w:rsidDel="005A361C">
          <w:delText>.</w:delText>
        </w:r>
        <w:r w:rsidDel="005A361C">
          <w:delText xml:space="preserve"> </w:delText>
        </w:r>
      </w:del>
      <w:commentRangeStart w:id="65"/>
      <w:del w:id="66" w:author="Bluebery PLANTEROSE" w:date="2021-07-29T10:35:00Z">
        <w:r w:rsidDel="003F6D86">
          <w:delText>A</w:delText>
        </w:r>
        <w:r w:rsidRPr="0063625F" w:rsidDel="003F6D86">
          <w:delText xml:space="preserve"> lot of attention </w:delText>
        </w:r>
        <w:commentRangeEnd w:id="65"/>
        <w:r w:rsidR="00642FAC" w:rsidDel="003F6D86">
          <w:rPr>
            <w:rStyle w:val="CommentReference"/>
            <w:rFonts w:eastAsiaTheme="minorHAnsi"/>
          </w:rPr>
          <w:commentReference w:id="65"/>
        </w:r>
        <w:r w:rsidRPr="0063625F" w:rsidDel="003F6D86">
          <w:delText>has been drawn on carbon pricing, while few studies focus on other climate policies</w:delText>
        </w:r>
        <w:r w:rsidDel="003F6D86">
          <w:delText xml:space="preserve">, this work looks to fill </w:delText>
        </w:r>
      </w:del>
      <w:del w:id="67" w:author="Bluebery PLANTEROSE" w:date="2021-07-29T10:34:00Z">
        <w:r w:rsidDel="003F6D86">
          <w:delText xml:space="preserve">those </w:delText>
        </w:r>
      </w:del>
      <w:del w:id="68" w:author="Bluebery PLANTEROSE" w:date="2021-07-29T10:35:00Z">
        <w:r w:rsidDel="003F6D86">
          <w:delText>gap</w:delText>
        </w:r>
      </w:del>
      <w:del w:id="69" w:author="Bluebery PLANTEROSE" w:date="2021-07-29T10:34:00Z">
        <w:r w:rsidDel="003F6D86">
          <w:delText>s</w:delText>
        </w:r>
      </w:del>
      <w:del w:id="70" w:author="Bluebery PLANTEROSE" w:date="2021-07-29T10:35:00Z">
        <w:r w:rsidDel="003F6D86">
          <w:delText>.</w:delText>
        </w:r>
      </w:del>
    </w:p>
    <w:p w14:paraId="034649F3" w14:textId="6CDA9359" w:rsidR="00A10ACB" w:rsidRPr="00E661E7" w:rsidRDefault="00A10ACB" w:rsidP="00A10ACB">
      <w:pPr>
        <w:pStyle w:val="Para1"/>
      </w:pPr>
      <w:r w:rsidRPr="00E661E7">
        <w:t xml:space="preserve">Apart from the policy's characteristics, people's own views are also a main </w:t>
      </w:r>
      <w:del w:id="71" w:author="Fabre  Adrien" w:date="2021-07-29T01:57:00Z">
        <w:r w:rsidRPr="00E661E7" w:rsidDel="00642FAC">
          <w:delText>factor regarding the support of climate mitigation policies</w:delText>
        </w:r>
      </w:del>
      <w:ins w:id="72" w:author="Fabre  Adrien" w:date="2021-07-29T01:57:00Z">
        <w:r w:rsidR="00642FAC">
          <w:t>driver of the support</w:t>
        </w:r>
      </w:ins>
      <w:ins w:id="73" w:author="Fabre  Adrien" w:date="2021-07-29T01:59:00Z">
        <w:r w:rsidR="00642FAC">
          <w:t xml:space="preserve">: in particular, left-wing </w:t>
        </w:r>
      </w:ins>
      <w:ins w:id="74" w:author="Fabre  Adrien" w:date="2021-07-29T02:00:00Z">
        <w:r w:rsidR="00642FAC">
          <w:t xml:space="preserve">or trustful </w:t>
        </w:r>
      </w:ins>
      <w:ins w:id="75" w:author="Fabre  Adrien" w:date="2021-07-29T01:59:00Z">
        <w:r w:rsidR="00642FAC">
          <w:t xml:space="preserve">people are consistently found to </w:t>
        </w:r>
      </w:ins>
      <w:ins w:id="76" w:author="Fabre  Adrien" w:date="2021-07-29T02:00:00Z">
        <w:r w:rsidR="00642FAC">
          <w:t>be more climate friendly (Leiserowitz et al.</w:t>
        </w:r>
      </w:ins>
      <w:ins w:id="77" w:author="Fabre  Adrien" w:date="2021-07-29T02:01:00Z">
        <w:r w:rsidR="00642FAC">
          <w:t>, 2013; Fairbrother et al., 2021)</w:t>
        </w:r>
      </w:ins>
      <w:r w:rsidRPr="00E661E7">
        <w:t xml:space="preserve">. </w:t>
      </w:r>
      <w:moveToRangeStart w:id="78" w:author="Fabre  Adrien" w:date="2021-07-29T02:02:00Z" w:name="move78416554"/>
      <w:moveTo w:id="79" w:author="Fabre  Adrien" w:date="2021-07-29T02:02:00Z">
        <w:r w:rsidR="00642FAC" w:rsidRPr="00E661E7">
          <w:t xml:space="preserve">Dietz et al. (2007) </w:t>
        </w:r>
        <w:del w:id="80" w:author="Fabre  Adrien" w:date="2021-07-29T02:02:00Z">
          <w:r w:rsidR="00642FAC" w:rsidRPr="00E661E7" w:rsidDel="00642FAC">
            <w:delText>with a survey on people from Michigan and Virginia find that the strong effect of</w:delText>
          </w:r>
        </w:del>
      </w:moveTo>
      <w:ins w:id="81" w:author="Fabre  Adrien" w:date="2021-07-29T02:02:00Z">
        <w:r w:rsidR="00642FAC">
          <w:t>explains</w:t>
        </w:r>
      </w:ins>
      <w:moveTo w:id="82" w:author="Fabre  Adrien" w:date="2021-07-29T02:02:00Z">
        <w:r w:rsidR="00642FAC" w:rsidRPr="00E661E7">
          <w:t xml:space="preserve"> political orientation </w:t>
        </w:r>
        <w:del w:id="83" w:author="Fabre  Adrien" w:date="2021-07-29T02:02:00Z">
          <w:r w:rsidR="00642FAC" w:rsidRPr="00E661E7" w:rsidDel="00642FAC">
            <w:delText>is only indirect as it relates to people's values and</w:delText>
          </w:r>
        </w:del>
      </w:moveTo>
      <w:ins w:id="84" w:author="Fabre  Adrien" w:date="2021-07-29T02:02:00Z">
        <w:r w:rsidR="00642FAC">
          <w:t>by underlying</w:t>
        </w:r>
      </w:ins>
      <w:moveTo w:id="85" w:author="Fabre  Adrien" w:date="2021-07-29T02:02:00Z">
        <w:r w:rsidR="00642FAC" w:rsidRPr="00E661E7">
          <w:t xml:space="preserve"> worldviews. </w:t>
        </w:r>
      </w:moveTo>
      <w:moveToRangeEnd w:id="78"/>
      <w:r w:rsidRPr="00E661E7">
        <w:t>Drews and van den Bergh (2016) underline the role of socioeconomic and psychological factors</w:t>
      </w:r>
      <w:ins w:id="86" w:author="Fabre  Adrien" w:date="2021-07-29T01:58:00Z">
        <w:r w:rsidR="00642FAC">
          <w:t xml:space="preserve"> as shaping those views</w:t>
        </w:r>
      </w:ins>
      <w:del w:id="87" w:author="Fabre  Adrien" w:date="2021-07-29T01:57:00Z">
        <w:r w:rsidRPr="00E661E7" w:rsidDel="00642FAC">
          <w:delText xml:space="preserve"> on the support or not of climate policies</w:delText>
        </w:r>
      </w:del>
      <w:r w:rsidRPr="00E661E7">
        <w:t xml:space="preserve">. </w:t>
      </w:r>
      <w:del w:id="88" w:author="Fabre  Adrien" w:date="2021-07-29T01:59:00Z">
        <w:r w:rsidRPr="00E661E7" w:rsidDel="00642FAC">
          <w:delText xml:space="preserve">In the U.S. context Leiserowitz et al. (2013) uses a large-scale survey (conducted from November 2002 to February 2003) and finds that an identification to the Democrat and a liberal political ideology lead to stronger support for climate policies. </w:delText>
        </w:r>
      </w:del>
      <w:del w:id="89" w:author="Fabre  Adrien" w:date="2021-07-29T02:02:00Z">
        <w:r w:rsidRPr="00E661E7" w:rsidDel="00642FAC">
          <w:delText xml:space="preserve">However, Drews and van den Bergh (2016) underline that the driving factor might not be political orientation but rather the personal views of people. </w:delText>
        </w:r>
      </w:del>
      <w:moveFromRangeStart w:id="90" w:author="Fabre  Adrien" w:date="2021-07-29T02:02:00Z" w:name="move78416554"/>
      <w:moveFrom w:id="91" w:author="Fabre  Adrien" w:date="2021-07-29T02:02:00Z">
        <w:r w:rsidRPr="00E661E7" w:rsidDel="00642FAC">
          <w:t xml:space="preserve">Dietz et al. (2007) with a survey on people from Michigan and Virginia find that the strong effect of political orientation is only indirect as it relates to people's values and worldviews. </w:t>
        </w:r>
      </w:moveFrom>
      <w:moveFromRangeEnd w:id="90"/>
      <w:r w:rsidRPr="00E661E7">
        <w:t>Clearly, the perception of the negative consequences of climate change is an important factor as well</w:t>
      </w:r>
      <w:ins w:id="92" w:author="Fabre  Adrien" w:date="2021-07-29T02:03:00Z">
        <w:r w:rsidR="00642FAC">
          <w:t>, and informing people about them is effective to increase support</w:t>
        </w:r>
      </w:ins>
      <w:del w:id="93" w:author="Fabre  Adrien" w:date="2021-07-29T02:03:00Z">
        <w:r w:rsidRPr="00E661E7" w:rsidDel="00642FAC">
          <w:delText xml:space="preserve">. </w:delText>
        </w:r>
      </w:del>
      <w:ins w:id="94" w:author="Fabre  Adrien" w:date="2021-07-29T02:03:00Z">
        <w:r w:rsidR="00642FAC">
          <w:t>(</w:t>
        </w:r>
      </w:ins>
      <w:proofErr w:type="spellStart"/>
      <w:r w:rsidRPr="00E661E7">
        <w:t>DeBono</w:t>
      </w:r>
      <w:proofErr w:type="spellEnd"/>
      <w:r w:rsidRPr="00E661E7">
        <w:t xml:space="preserve"> et al. </w:t>
      </w:r>
      <w:del w:id="95" w:author="Fabre  Adrien" w:date="2021-07-29T02:03:00Z">
        <w:r w:rsidRPr="00E661E7" w:rsidDel="00642FAC">
          <w:delText>(</w:delText>
        </w:r>
      </w:del>
      <w:r w:rsidRPr="00E661E7">
        <w:t>2012)</w:t>
      </w:r>
      <w:del w:id="96" w:author="Fabre  Adrien" w:date="2021-07-29T02:03:00Z">
        <w:r w:rsidRPr="00E661E7" w:rsidDel="00642FAC">
          <w:delText xml:space="preserve"> using data from a telephone survey in Malta show that perceptions about the negative effects of climate change on health and well-being (e.g., disease, standard of living, water shortages) are a very strong driver for supporting climate change mitigation policy</w:delText>
        </w:r>
      </w:del>
      <w:r w:rsidRPr="00E661E7">
        <w:t xml:space="preserve">. However, Krosnick et al. (2006) point out that increasing knowledge about climate change will </w:t>
      </w:r>
      <w:del w:id="97" w:author="Fabre  Adrien" w:date="2021-07-29T02:04:00Z">
        <w:r w:rsidRPr="00E661E7" w:rsidDel="00642FAC">
          <w:delText xml:space="preserve">not necessarily </w:delText>
        </w:r>
      </w:del>
      <w:r w:rsidRPr="00E661E7">
        <w:t>translate</w:t>
      </w:r>
      <w:del w:id="98" w:author="Fabre  Adrien" w:date="2021-07-29T02:04:00Z">
        <w:r w:rsidRPr="00E661E7" w:rsidDel="00642FAC">
          <w:delText>s</w:delText>
        </w:r>
      </w:del>
      <w:r w:rsidRPr="00E661E7">
        <w:t xml:space="preserve"> into a broader support for </w:t>
      </w:r>
      <w:proofErr w:type="spellStart"/>
      <w:r w:rsidRPr="00E661E7">
        <w:t>policies</w:t>
      </w:r>
      <w:del w:id="99" w:author="Fabre  Adrien" w:date="2021-07-29T02:04:00Z">
        <w:r w:rsidRPr="00E661E7" w:rsidDel="0043658D">
          <w:delText xml:space="preserve">, and that it will do so </w:delText>
        </w:r>
      </w:del>
      <w:r w:rsidRPr="00E661E7">
        <w:t>only</w:t>
      </w:r>
      <w:proofErr w:type="spellEnd"/>
      <w:r w:rsidRPr="00E661E7">
        <w:t xml:space="preserve"> if </w:t>
      </w:r>
      <w:del w:id="100" w:author="Bluebery PLANTEROSE" w:date="2021-07-29T10:40:00Z">
        <w:r w:rsidRPr="00E661E7" w:rsidDel="003F6D86">
          <w:delText xml:space="preserve">the required </w:delText>
        </w:r>
      </w:del>
      <w:commentRangeStart w:id="101"/>
      <w:r w:rsidRPr="00E661E7">
        <w:t>beliefs</w:t>
      </w:r>
      <w:ins w:id="102" w:author="Bluebery PLANTEROSE" w:date="2021-07-29T10:40:00Z">
        <w:r w:rsidR="003F6D86">
          <w:t xml:space="preserve"> about the existence of climate change and human responsibility</w:t>
        </w:r>
      </w:ins>
      <w:r w:rsidRPr="00E661E7">
        <w:t xml:space="preserve"> and </w:t>
      </w:r>
      <w:ins w:id="103" w:author="Bluebery PLANTEROSE" w:date="2021-07-29T10:42:00Z">
        <w:r w:rsidR="003F6D86">
          <w:t xml:space="preserve">positive </w:t>
        </w:r>
      </w:ins>
      <w:r w:rsidRPr="00E661E7">
        <w:t xml:space="preserve">attitudes </w:t>
      </w:r>
      <w:del w:id="104" w:author="Bluebery PLANTEROSE" w:date="2021-07-29T10:42:00Z">
        <w:r w:rsidRPr="00E661E7" w:rsidDel="003F6D86">
          <w:delText xml:space="preserve">about </w:delText>
        </w:r>
      </w:del>
      <w:ins w:id="105" w:author="Bluebery PLANTEROSE" w:date="2021-07-29T10:42:00Z">
        <w:r w:rsidR="003F6D86">
          <w:t>towards global warming</w:t>
        </w:r>
      </w:ins>
      <w:del w:id="106" w:author="Bluebery PLANTEROSE" w:date="2021-07-29T10:42:00Z">
        <w:r w:rsidRPr="00E661E7" w:rsidDel="003F6D86">
          <w:delText>climate change</w:delText>
        </w:r>
      </w:del>
      <w:r w:rsidRPr="00E661E7">
        <w:t xml:space="preserve"> </w:t>
      </w:r>
      <w:commentRangeEnd w:id="101"/>
      <w:r w:rsidR="0043658D">
        <w:rPr>
          <w:rStyle w:val="CommentReference"/>
          <w:rFonts w:eastAsiaTheme="minorHAnsi"/>
        </w:rPr>
        <w:commentReference w:id="101"/>
      </w:r>
      <w:r w:rsidRPr="00E661E7">
        <w:t xml:space="preserve">are in place. According to </w:t>
      </w:r>
      <w:proofErr w:type="spellStart"/>
      <w:r w:rsidRPr="00E661E7">
        <w:t>Stoutenborough</w:t>
      </w:r>
      <w:proofErr w:type="spellEnd"/>
      <w:r w:rsidRPr="00E661E7">
        <w:t xml:space="preserve"> and </w:t>
      </w:r>
      <w:proofErr w:type="spellStart"/>
      <w:r w:rsidRPr="00E661E7">
        <w:t>Vedlitz</w:t>
      </w:r>
      <w:proofErr w:type="spellEnd"/>
      <w:r w:rsidRPr="00E661E7">
        <w:t xml:space="preserve"> (2014), </w:t>
      </w:r>
      <w:commentRangeStart w:id="107"/>
      <w:r w:rsidRPr="00E661E7">
        <w:t>it is also important to distinguish between the subjective perception of knowledge and objectively assessed</w:t>
      </w:r>
      <w:ins w:id="108" w:author="Bluebery PLANTEROSE" w:date="2021-07-29T10:44:00Z">
        <w:r w:rsidR="00B56F33">
          <w:t xml:space="preserve"> scientific</w:t>
        </w:r>
      </w:ins>
      <w:r w:rsidRPr="00E661E7">
        <w:t xml:space="preserve"> knowledge</w:t>
      </w:r>
      <w:commentRangeEnd w:id="107"/>
      <w:r w:rsidR="0043658D">
        <w:rPr>
          <w:rStyle w:val="CommentReference"/>
          <w:rFonts w:eastAsiaTheme="minorHAnsi"/>
        </w:rPr>
        <w:commentReference w:id="107"/>
      </w:r>
      <w:ins w:id="109" w:author="Bluebery PLANTEROSE" w:date="2021-07-29T10:44:00Z">
        <w:r w:rsidR="00B56F33">
          <w:t xml:space="preserve"> of climate change, as they are often unrelated</w:t>
        </w:r>
      </w:ins>
      <w:ins w:id="110" w:author="Bluebery PLANTEROSE" w:date="2021-07-29T10:47:00Z">
        <w:r w:rsidR="00B56F33">
          <w:t xml:space="preserve"> and therefore their levels have different implications for policy support</w:t>
        </w:r>
      </w:ins>
      <w:r w:rsidRPr="00E661E7">
        <w:t xml:space="preserve">. </w:t>
      </w:r>
      <w:del w:id="111" w:author="Fabre  Adrien" w:date="2021-07-29T02:04:00Z">
        <w:r w:rsidRPr="00E661E7" w:rsidDel="0043658D">
          <w:delText xml:space="preserve">McCright (2008) finds that self-reported knowledge of global warming has no robust effect on support for climate policies. </w:delText>
        </w:r>
      </w:del>
      <w:del w:id="112" w:author="Fabre  Adrien" w:date="2021-07-29T02:05:00Z">
        <w:r w:rsidRPr="00E661E7" w:rsidDel="0043658D">
          <w:delText>Finally, government motives are often questioned as people perceive carbon taxes as just another way for the government to raise more revenue. This concern must be linked to the previous one about the belief that carbon taxes are not effective at reducing emissions.</w:delText>
        </w:r>
      </w:del>
    </w:p>
    <w:p w14:paraId="41685D65" w14:textId="1EC91846" w:rsidR="003C02AD" w:rsidRDefault="00A10ACB" w:rsidP="00A10ACB">
      <w:pPr>
        <w:pStyle w:val="Para1"/>
        <w:rPr>
          <w:ins w:id="113" w:author="Bluebery PLANTEROSE" w:date="2021-07-29T11:01:00Z"/>
        </w:rPr>
      </w:pPr>
      <w:r w:rsidRPr="00E661E7">
        <w:t xml:space="preserve">Few studies have focused on cross-country comparisons, yet it is worth mentioning some of them. </w:t>
      </w:r>
      <w:ins w:id="114" w:author="Bluebery PLANTEROSE" w:date="2021-07-29T10:54:00Z">
        <w:r w:rsidR="003C02AD">
          <w:t>Moreover</w:t>
        </w:r>
      </w:ins>
      <w:ins w:id="115" w:author="Bluebery PLANTEROSE" w:date="2021-07-29T10:53:00Z">
        <w:r w:rsidR="003C02AD">
          <w:t>,</w:t>
        </w:r>
      </w:ins>
      <w:ins w:id="116" w:author="Bluebery PLANTEROSE" w:date="2021-07-29T10:52:00Z">
        <w:r w:rsidR="00B56F33">
          <w:t xml:space="preserve"> various methodologies have been employed</w:t>
        </w:r>
      </w:ins>
      <w:ins w:id="117" w:author="Bluebery PLANTEROSE" w:date="2021-07-29T10:54:00Z">
        <w:r w:rsidR="003C02AD">
          <w:t xml:space="preserve">, </w:t>
        </w:r>
      </w:ins>
      <w:ins w:id="118" w:author="Bluebery PLANTEROSE" w:date="2021-07-29T11:03:00Z">
        <w:r w:rsidR="00B42F27">
          <w:t>ranging from</w:t>
        </w:r>
      </w:ins>
      <w:ins w:id="119" w:author="Bluebery PLANTEROSE" w:date="2021-07-29T10:55:00Z">
        <w:r w:rsidR="003C02AD">
          <w:t xml:space="preserve"> representative survey (</w:t>
        </w:r>
      </w:ins>
      <w:r w:rsidRPr="00E661E7">
        <w:t>Ipsos</w:t>
      </w:r>
      <w:ins w:id="120" w:author="Bluebery PLANTEROSE" w:date="2021-07-29T10:55:00Z">
        <w:r w:rsidR="003C02AD">
          <w:t>,</w:t>
        </w:r>
      </w:ins>
      <w:r w:rsidRPr="00E661E7">
        <w:t xml:space="preserve"> </w:t>
      </w:r>
      <w:del w:id="121" w:author="Bluebery PLANTEROSE" w:date="2021-07-29T10:55:00Z">
        <w:r w:rsidRPr="00E661E7" w:rsidDel="003C02AD">
          <w:delText>(</w:delText>
        </w:r>
      </w:del>
      <w:r w:rsidRPr="00E661E7">
        <w:t>2020</w:t>
      </w:r>
      <w:ins w:id="122" w:author="Bluebery PLANTEROSE" w:date="2021-07-29T11:00:00Z">
        <w:r w:rsidR="003C02AD">
          <w:t xml:space="preserve">; </w:t>
        </w:r>
      </w:ins>
      <w:ins w:id="123" w:author="Bluebery PLANTEROSE" w:date="2021-07-29T11:02:00Z">
        <w:r w:rsidR="003C02AD">
          <w:t>Stokes et al. 2015;</w:t>
        </w:r>
        <w:r w:rsidR="00B42F27">
          <w:t xml:space="preserve"> </w:t>
        </w:r>
      </w:ins>
      <w:proofErr w:type="spellStart"/>
      <w:ins w:id="124" w:author="Bluebery PLANTEROSE" w:date="2021-07-29T11:00:00Z">
        <w:r w:rsidR="003C02AD">
          <w:t>Umit</w:t>
        </w:r>
        <w:proofErr w:type="spellEnd"/>
        <w:r w:rsidR="003C02AD">
          <w:t xml:space="preserve"> and</w:t>
        </w:r>
      </w:ins>
      <w:ins w:id="125" w:author="Bluebery PLANTEROSE" w:date="2021-07-29T11:01:00Z">
        <w:r w:rsidR="003C02AD">
          <w:t xml:space="preserve"> Schaffer, 2020</w:t>
        </w:r>
      </w:ins>
      <w:r w:rsidRPr="00E661E7">
        <w:t>)</w:t>
      </w:r>
      <w:ins w:id="126" w:author="Bluebery PLANTEROSE" w:date="2021-07-29T11:01:00Z">
        <w:r w:rsidR="003C02AD">
          <w:t xml:space="preserve">, </w:t>
        </w:r>
      </w:ins>
      <w:ins w:id="127" w:author="Bluebery PLANTEROSE" w:date="2021-07-29T11:04:00Z">
        <w:r w:rsidR="00B42F27">
          <w:t>to</w:t>
        </w:r>
      </w:ins>
      <w:ins w:id="128" w:author="Bluebery PLANTEROSE" w:date="2021-07-29T11:01:00Z">
        <w:r w:rsidR="003C02AD">
          <w:t xml:space="preserve"> collected voluntary responses (UNDP, 2021)</w:t>
        </w:r>
      </w:ins>
      <w:ins w:id="129" w:author="Bluebery PLANTEROSE" w:date="2021-07-29T11:04:00Z">
        <w:r w:rsidR="00B42F27">
          <w:t>, and including semi-representative surveys using Facebook data (Leiserowitz et al., 2021).</w:t>
        </w:r>
      </w:ins>
      <w:ins w:id="130" w:author="Bluebery PLANTEROSE" w:date="2021-07-29T11:05:00Z">
        <w:r w:rsidR="00B42F27">
          <w:t xml:space="preserve"> Questions are generally of general order and do not allow to specifically understand support for specific policies.</w:t>
        </w:r>
      </w:ins>
      <w:ins w:id="131" w:author="Bluebery PLANTEROSE" w:date="2021-07-29T11:06:00Z">
        <w:r w:rsidR="00B42F27">
          <w:t xml:space="preserve"> However, some </w:t>
        </w:r>
      </w:ins>
      <w:ins w:id="132" w:author="Bluebery PLANTEROSE" w:date="2021-07-29T11:07:00Z">
        <w:r w:rsidR="00B42F27">
          <w:t>common</w:t>
        </w:r>
      </w:ins>
      <w:ins w:id="133" w:author="Bluebery PLANTEROSE" w:date="2021-07-29T11:06:00Z">
        <w:r w:rsidR="00B42F27">
          <w:t xml:space="preserve"> trends </w:t>
        </w:r>
      </w:ins>
      <w:ins w:id="134" w:author="Bluebery PLANTEROSE" w:date="2021-07-29T11:07:00Z">
        <w:r w:rsidR="00B42F27">
          <w:t>show that there is a high concern for climate change acro</w:t>
        </w:r>
      </w:ins>
      <w:ins w:id="135" w:author="Bluebery PLANTEROSE" w:date="2021-07-29T11:08:00Z">
        <w:r w:rsidR="00B42F27">
          <w:t>ss the world, despite major variations between countries, and that knowledge about climate change improves over time.</w:t>
        </w:r>
      </w:ins>
    </w:p>
    <w:p w14:paraId="3A8FA201" w14:textId="63E5F1A5" w:rsidR="00A10ACB" w:rsidRPr="00E661E7" w:rsidDel="00B42F27" w:rsidRDefault="00A10ACB" w:rsidP="00A10ACB">
      <w:pPr>
        <w:pStyle w:val="Para1"/>
        <w:rPr>
          <w:del w:id="136" w:author="Bluebery PLANTEROSE" w:date="2021-07-29T11:08:00Z"/>
        </w:rPr>
      </w:pPr>
      <w:del w:id="137" w:author="Bluebery PLANTEROSE" w:date="2021-07-29T11:08:00Z">
        <w:r w:rsidRPr="00E661E7" w:rsidDel="00B42F27">
          <w:delText xml:space="preserve"> has created a barometer of the public opinion on climate change in 30 countries</w:delText>
        </w:r>
      </w:del>
      <w:ins w:id="138" w:author="Fabre  Adrien" w:date="2021-07-29T02:05:00Z">
        <w:del w:id="139" w:author="Bluebery PLANTEROSE" w:date="2021-07-29T11:08:00Z">
          <w:r w:rsidR="0043658D" w:rsidDel="00B42F27">
            <w:delText xml:space="preserve"> using representative samples</w:delText>
          </w:r>
        </w:del>
      </w:ins>
      <w:del w:id="140" w:author="Bluebery PLANTEROSE" w:date="2021-07-29T11:08:00Z">
        <w:r w:rsidRPr="00E661E7" w:rsidDel="00B42F27">
          <w:delText xml:space="preserve">, with a sample size around 24,000 respondents (500 or 1,000 per country) with people age 16+. The study also took place in 2019 (Ipsos (2019)). They show that most concerned countries about climate change are some European countries, Canada, Australia, China and India. A recent </w:delText>
        </w:r>
      </w:del>
      <w:ins w:id="141" w:author="Fabre  Adrien" w:date="2021-07-29T02:06:00Z">
        <w:del w:id="142" w:author="Bluebery PLANTEROSE" w:date="2021-07-29T11:08:00Z">
          <w:r w:rsidR="0043658D" w:rsidDel="00B42F27">
            <w:delText>non-representative</w:delText>
          </w:r>
          <w:r w:rsidR="0043658D" w:rsidRPr="00E661E7" w:rsidDel="00B42F27">
            <w:delText xml:space="preserve"> </w:delText>
          </w:r>
        </w:del>
      </w:ins>
      <w:del w:id="143" w:author="Bluebery PLANTEROSE" w:date="2021-07-29T11:08:00Z">
        <w:r w:rsidRPr="00E661E7" w:rsidDel="00B42F27">
          <w:delText xml:space="preserve">survey from the UNDP (UNDP </w:delText>
        </w:r>
        <w:r w:rsidRPr="00E661E7" w:rsidDel="00B42F27">
          <w:lastRenderedPageBreak/>
          <w:delText>(2021)) with 1.2 million</w:delText>
        </w:r>
      </w:del>
      <w:ins w:id="144" w:author="Fabre  Adrien" w:date="2021-07-29T02:06:00Z">
        <w:del w:id="145" w:author="Bluebery PLANTEROSE" w:date="2021-07-29T11:08:00Z">
          <w:r w:rsidR="0043658D" w:rsidDel="00B42F27">
            <w:delText xml:space="preserve"> voluntary</w:delText>
          </w:r>
        </w:del>
      </w:ins>
      <w:del w:id="146" w:author="Bluebery PLANTEROSE" w:date="2021-07-29T11:08:00Z">
        <w:r w:rsidRPr="00E661E7" w:rsidDel="00B42F27">
          <w:delText xml:space="preserve"> respondents from 50 countries aims to provide reliable information to policymakers on</w:delText>
        </w:r>
      </w:del>
      <w:ins w:id="147" w:author="Fabre  Adrien" w:date="2021-07-29T02:06:00Z">
        <w:del w:id="148" w:author="Bluebery PLANTEROSE" w:date="2021-07-29T11:08:00Z">
          <w:r w:rsidR="0043658D" w:rsidDel="00B42F27">
            <w:delText>asks broad questions on</w:delText>
          </w:r>
        </w:del>
      </w:ins>
      <w:del w:id="149" w:author="Bluebery PLANTEROSE" w:date="2021-07-29T11:08:00Z">
        <w:r w:rsidRPr="00E661E7" w:rsidDel="00B42F27">
          <w:delText xml:space="preserve"> people's considerations about climate change and how they would like their countries to respond. The survey identifies the most popular policies (e.g., conservation of forests and land, investing more in green business and jobs) and socio-demographic drivers of belief in climate emergency (e.g., educational background, age). </w:delText>
        </w:r>
      </w:del>
      <w:ins w:id="150" w:author="Fabre  Adrien" w:date="2021-07-29T02:07:00Z">
        <w:del w:id="151" w:author="Bluebery PLANTEROSE" w:date="2021-07-29T11:08:00Z">
          <w:r w:rsidR="0043658D" w:rsidDel="00B42F27">
            <w:delText>U</w:delText>
          </w:r>
        </w:del>
      </w:ins>
      <w:ins w:id="152" w:author="Fabre  Adrien" w:date="2021-07-29T02:06:00Z">
        <w:del w:id="153" w:author="Bluebery PLANTEROSE" w:date="2021-07-29T11:08:00Z">
          <w:r w:rsidR="0043658D" w:rsidRPr="00E661E7" w:rsidDel="00B42F27">
            <w:delText xml:space="preserve">sing Facebook </w:delText>
          </w:r>
        </w:del>
      </w:ins>
      <w:ins w:id="154" w:author="Fabre  Adrien" w:date="2021-07-29T02:07:00Z">
        <w:del w:id="155" w:author="Bluebery PLANTEROSE" w:date="2021-07-29T11:08:00Z">
          <w:r w:rsidR="0043658D" w:rsidDel="00B42F27">
            <w:delText>to administer the surveys,</w:delText>
          </w:r>
        </w:del>
      </w:ins>
      <w:ins w:id="156" w:author="Fabre  Adrien" w:date="2021-07-29T02:06:00Z">
        <w:del w:id="157" w:author="Bluebery PLANTEROSE" w:date="2021-07-29T11:08:00Z">
          <w:r w:rsidR="0043658D" w:rsidRPr="00E661E7" w:rsidDel="00B42F27">
            <w:delText xml:space="preserve"> </w:delText>
          </w:r>
        </w:del>
      </w:ins>
      <w:del w:id="158" w:author="Bluebery PLANTEROSE" w:date="2021-07-29T11:08:00Z">
        <w:r w:rsidRPr="00E661E7" w:rsidDel="00B42F27">
          <w:delText xml:space="preserve">Leiserowitz et al. (2021) using Facebook data </w:delText>
        </w:r>
        <w:commentRangeStart w:id="159"/>
        <w:r w:rsidRPr="00E661E7" w:rsidDel="00B42F27">
          <w:delText>study climate change beliefs, attitudes and policy differences in 31 countries and territories</w:delText>
        </w:r>
        <w:commentRangeEnd w:id="159"/>
        <w:r w:rsidR="0043658D" w:rsidDel="00B42F27">
          <w:rPr>
            <w:rStyle w:val="CommentReference"/>
            <w:rFonts w:eastAsiaTheme="minorHAnsi"/>
          </w:rPr>
          <w:commentReference w:id="159"/>
        </w:r>
        <w:r w:rsidRPr="00E661E7" w:rsidDel="00B42F27">
          <w:delText>.</w:delText>
        </w:r>
      </w:del>
    </w:p>
    <w:p w14:paraId="3346D915" w14:textId="1A7CE06B" w:rsidR="00A10ACB" w:rsidRPr="00E661E7" w:rsidDel="0043658D" w:rsidRDefault="00A10ACB" w:rsidP="00A10ACB">
      <w:pPr>
        <w:pStyle w:val="Para1"/>
        <w:rPr>
          <w:del w:id="160" w:author="Fabre  Adrien" w:date="2021-07-29T02:12:00Z"/>
        </w:rPr>
      </w:pPr>
      <w:del w:id="161" w:author="Fabre  Adrien" w:date="2021-07-29T02:12:00Z">
        <w:r w:rsidRPr="00E661E7" w:rsidDel="0043658D">
          <w:delText>The literature seems inconclusive regarding the impact of psychological distance (i.e. the extent to which an object is distant from someone, either geographically, socially, or in time) on support for climate change mitigation policies. Owen et al. (2012) show that experiencing extreme weather events immediately affect supports for environmental policies. However, Park and Vedlitz (2013) find no evidence for this hypothesis in the U.S. for people who live in areas that suffered from Hurricanes Katrina and Rita, and that it is rather the information about risks that contributes to fostering proactive climate responses.</w:delText>
        </w:r>
      </w:del>
    </w:p>
    <w:p w14:paraId="541CFF73" w14:textId="435D5426" w:rsidR="00A10ACB" w:rsidDel="00B42F27" w:rsidRDefault="00A10ACB" w:rsidP="00A10ACB">
      <w:pPr>
        <w:pStyle w:val="Para1"/>
        <w:rPr>
          <w:del w:id="162" w:author="Bluebery PLANTEROSE" w:date="2021-07-29T11:12:00Z"/>
        </w:rPr>
      </w:pPr>
      <w:del w:id="163" w:author="Bluebery PLANTEROSE" w:date="2021-07-29T11:12:00Z">
        <w:r w:rsidRPr="00E661E7" w:rsidDel="00B42F27">
          <w:delText xml:space="preserve">The key contributions of our study to this literature </w:delText>
        </w:r>
      </w:del>
      <w:del w:id="164" w:author="Bluebery PLANTEROSE" w:date="2021-07-29T11:09:00Z">
        <w:r w:rsidRPr="00E661E7" w:rsidDel="00B42F27">
          <w:delText>will be</w:delText>
        </w:r>
      </w:del>
      <w:del w:id="165" w:author="Bluebery PLANTEROSE" w:date="2021-07-29T11:12:00Z">
        <w:r w:rsidRPr="00E661E7" w:rsidDel="00B42F27">
          <w:delText xml:space="preserve"> to offer comparable cross-country evidence covering at the same time OECD and non-OECD countries. </w:delText>
        </w:r>
        <w:commentRangeStart w:id="166"/>
        <w:r w:rsidRPr="00E661E7" w:rsidDel="00B42F27">
          <w:delText>Previous work has mostly focused on single countries, making it less clear how generalizable the evidence is for other countries.</w:delText>
        </w:r>
        <w:commentRangeEnd w:id="166"/>
        <w:r w:rsidR="0043658D" w:rsidDel="00B42F27">
          <w:rPr>
            <w:rStyle w:val="CommentReference"/>
            <w:rFonts w:eastAsiaTheme="minorHAnsi"/>
          </w:rPr>
          <w:commentReference w:id="166"/>
        </w:r>
        <w:r w:rsidRPr="00E661E7" w:rsidDel="00B42F27">
          <w:delText xml:space="preserve"> This study aims to identify country-specific preferences for matters such as policy design, compensation mechanisms or level of ambition, as well as the effect of information treatments on them. Moreover</w:delText>
        </w:r>
      </w:del>
      <w:ins w:id="167" w:author="Fabre  Adrien" w:date="2021-07-29T02:13:00Z">
        <w:del w:id="168" w:author="Bluebery PLANTEROSE" w:date="2021-07-29T11:12:00Z">
          <w:r w:rsidR="0043658D" w:rsidDel="00B42F27">
            <w:delText>Contrary to most studies</w:delText>
          </w:r>
        </w:del>
      </w:ins>
      <w:del w:id="169" w:author="Bluebery PLANTEROSE" w:date="2021-07-29T11:12:00Z">
        <w:r w:rsidRPr="00E661E7" w:rsidDel="00B42F27">
          <w:delText>, the study will</w:delText>
        </w:r>
      </w:del>
      <w:ins w:id="170" w:author="Fabre  Adrien" w:date="2021-07-29T02:13:00Z">
        <w:del w:id="171" w:author="Bluebery PLANTEROSE" w:date="2021-07-29T11:12:00Z">
          <w:r w:rsidR="0043658D" w:rsidDel="00B42F27">
            <w:delText>our survey</w:delText>
          </w:r>
        </w:del>
      </w:ins>
      <w:del w:id="172" w:author="Bluebery PLANTEROSE" w:date="2021-07-29T11:12:00Z">
        <w:r w:rsidRPr="00E661E7" w:rsidDel="00B42F27">
          <w:delText xml:space="preserve"> also include </w:delText>
        </w:r>
      </w:del>
      <w:ins w:id="173" w:author="Fabre  Adrien" w:date="2021-07-29T02:14:00Z">
        <w:del w:id="174" w:author="Bluebery PLANTEROSE" w:date="2021-07-29T11:12:00Z">
          <w:r w:rsidR="00935D51" w:rsidDel="00B42F27">
            <w:delText>measures the effect of information on willingness to pay or take action through</w:delText>
          </w:r>
          <w:r w:rsidR="0043658D" w:rsidRPr="00E661E7" w:rsidDel="00B42F27">
            <w:delText xml:space="preserve"> </w:delText>
          </w:r>
        </w:del>
      </w:ins>
      <w:ins w:id="175" w:author="Fabre  Adrien" w:date="2021-07-29T02:13:00Z">
        <w:del w:id="176" w:author="Bluebery PLANTEROSE" w:date="2021-07-29T11:12:00Z">
          <w:r w:rsidR="0043658D" w:rsidDel="00B42F27">
            <w:delText xml:space="preserve">real stakes question, including </w:delText>
          </w:r>
        </w:del>
      </w:ins>
      <w:del w:id="177" w:author="Bluebery PLANTEROSE" w:date="2021-07-29T11:12:00Z">
        <w:r w:rsidRPr="00E661E7" w:rsidDel="00B42F27">
          <w:delText>an incentive</w:delText>
        </w:r>
      </w:del>
      <w:ins w:id="178" w:author="Fabre  Adrien" w:date="2021-07-29T02:14:00Z">
        <w:del w:id="179" w:author="Bluebery PLANTEROSE" w:date="2021-07-29T11:12:00Z">
          <w:r w:rsidR="0043658D" w:rsidDel="00B42F27">
            <w:delText>-</w:delText>
          </w:r>
        </w:del>
      </w:ins>
      <w:del w:id="180" w:author="Bluebery PLANTEROSE" w:date="2021-07-29T11:12:00Z">
        <w:r w:rsidRPr="00E661E7" w:rsidDel="00B42F27">
          <w:delText xml:space="preserve"> compatible payment element (in the form of a lottery). Most previous studies do not have such item, therefore our study will be more credible in expressing people's willingness to support climate change mitigation policies.</w:delText>
        </w:r>
      </w:del>
    </w:p>
    <w:p w14:paraId="020858DF" w14:textId="77777777" w:rsidR="00A10ACB" w:rsidRDefault="00A10ACB" w:rsidP="00A10ACB">
      <w:pPr>
        <w:pStyle w:val="Para1"/>
      </w:pPr>
    </w:p>
    <w:p w14:paraId="663B72E3" w14:textId="4811209D" w:rsidR="00F47BCF" w:rsidRDefault="00D34B6C" w:rsidP="006B1A7E">
      <w:pPr>
        <w:pStyle w:val="Heading1"/>
      </w:pPr>
      <w:r>
        <w:t>Methodology</w:t>
      </w:r>
    </w:p>
    <w:p w14:paraId="6BDAA596" w14:textId="5A77CB82" w:rsidR="00D34B6C" w:rsidRDefault="00DA6053" w:rsidP="00D34B6C">
      <w:pPr>
        <w:pStyle w:val="Heading2"/>
      </w:pPr>
      <w:r>
        <w:t>Survey design</w:t>
      </w:r>
      <w:r w:rsidR="003567DF">
        <w:t xml:space="preserve"> - Data collection</w:t>
      </w:r>
    </w:p>
    <w:p w14:paraId="127D942A" w14:textId="524F1DA6" w:rsidR="00CF1E7B" w:rsidRDefault="002D198F" w:rsidP="00D34B6C">
      <w:pPr>
        <w:pStyle w:val="Para1"/>
        <w:rPr>
          <w:ins w:id="181" w:author="Bluebery PLANTEROSE" w:date="2021-07-29T10:18:00Z"/>
        </w:rPr>
      </w:pPr>
      <w:r>
        <w:t>Our data come from surveys we administered in 3 countries since February 2020 and that</w:t>
      </w:r>
      <w:r w:rsidR="00B50031">
        <w:t xml:space="preserve"> collectively cover more than 6</w:t>
      </w:r>
      <w:r>
        <w:t>,000 respondents. The countries already covered are the United States, France, and Denmark.</w:t>
      </w:r>
      <w:r w:rsidR="0079064D">
        <w:t xml:space="preserve"> Surveys are still ongoing and will cover 17 more countries for a final sample of more than 40,000 respondents (</w:t>
      </w:r>
      <w:commentRangeStart w:id="182"/>
      <w:r w:rsidR="0079064D">
        <w:t>2,000</w:t>
      </w:r>
      <w:commentRangeEnd w:id="182"/>
      <w:r w:rsidR="00B50031">
        <w:rPr>
          <w:rStyle w:val="CommentReference"/>
          <w:rFonts w:eastAsiaTheme="minorHAnsi"/>
        </w:rPr>
        <w:commentReference w:id="182"/>
      </w:r>
      <w:r w:rsidR="0079064D">
        <w:t xml:space="preserve"> respondents per country). </w:t>
      </w:r>
      <w:commentRangeStart w:id="183"/>
      <w:r w:rsidR="0079064D">
        <w:t xml:space="preserve">The additional countries </w:t>
      </w:r>
      <w:commentRangeEnd w:id="183"/>
      <w:r w:rsidR="00B50031">
        <w:rPr>
          <w:rStyle w:val="CommentReference"/>
          <w:rFonts w:eastAsiaTheme="minorHAnsi"/>
        </w:rPr>
        <w:commentReference w:id="183"/>
      </w:r>
      <w:r w:rsidR="0079064D">
        <w:t>that we will cover are Australia, Brazil, Canada, China, Germany, India, Indonesia, Italy, Japan, Mexico, Poland, Spain, South Africa, South Korea, Turkey, Ukraine, and the United Kingdom</w:t>
      </w:r>
      <w:r w:rsidR="00CA2E49">
        <w:t xml:space="preserve"> (see Figure XXX)</w:t>
      </w:r>
      <w:r w:rsidR="0079064D">
        <w:t>.</w:t>
      </w:r>
      <w:r w:rsidR="00CF1E7B">
        <w:t xml:space="preserve"> Those 20 countries cover </w:t>
      </w:r>
      <w:r w:rsidR="00266687">
        <w:t>around</w:t>
      </w:r>
      <w:r w:rsidR="00CF1E7B">
        <w:t xml:space="preserve"> </w:t>
      </w:r>
      <w:r w:rsidR="00266687">
        <w:t>three quarters</w:t>
      </w:r>
      <w:commentRangeStart w:id="184"/>
      <w:commentRangeEnd w:id="184"/>
      <w:r w:rsidR="00B50031">
        <w:rPr>
          <w:rStyle w:val="CommentReference"/>
          <w:rFonts w:eastAsiaTheme="minorHAnsi"/>
        </w:rPr>
        <w:commentReference w:id="184"/>
      </w:r>
      <w:r w:rsidR="00CF1E7B">
        <w:t xml:space="preserve"> of global </w:t>
      </w:r>
      <w:commentRangeStart w:id="185"/>
      <w:r w:rsidR="00B50031">
        <w:t>CO</w:t>
      </w:r>
      <w:r w:rsidR="00B50031" w:rsidRPr="00B50031">
        <w:rPr>
          <w:vertAlign w:val="subscript"/>
        </w:rPr>
        <w:t>2</w:t>
      </w:r>
      <w:commentRangeEnd w:id="185"/>
      <w:r w:rsidR="00B50031">
        <w:rPr>
          <w:rStyle w:val="CommentReference"/>
          <w:rFonts w:eastAsiaTheme="minorHAnsi"/>
        </w:rPr>
        <w:commentReference w:id="185"/>
      </w:r>
      <w:r w:rsidR="00B50031">
        <w:t xml:space="preserve"> </w:t>
      </w:r>
      <w:r w:rsidR="00CF1E7B">
        <w:t>emissions (</w:t>
      </w:r>
      <w:proofErr w:type="spellStart"/>
      <w:r w:rsidR="00CF1E7B">
        <w:t>Crippa</w:t>
      </w:r>
      <w:proofErr w:type="spellEnd"/>
      <w:r w:rsidR="00CF1E7B">
        <w:t xml:space="preserve"> et al., 2020)</w:t>
      </w:r>
      <w:r w:rsidR="00CC5342">
        <w:t xml:space="preserve">. </w:t>
      </w:r>
      <w:moveFromRangeStart w:id="186" w:author="Bluebery PLANTEROSE" w:date="2021-07-29T10:18:00Z" w:name="move78446345"/>
      <w:moveFrom w:id="187" w:author="Bluebery PLANTEROSE" w:date="2021-07-29T10:18:00Z">
        <w:r w:rsidR="00CC5342" w:rsidDel="00E03786">
          <w:t xml:space="preserve">We </w:t>
        </w:r>
        <w:r w:rsidR="00CA2E49" w:rsidDel="00E03786">
          <w:t>contracted</w:t>
        </w:r>
        <w:commentRangeStart w:id="188"/>
        <w:r w:rsidR="00CC5342" w:rsidDel="00E03786">
          <w:t xml:space="preserve"> with</w:t>
        </w:r>
        <w:commentRangeEnd w:id="188"/>
        <w:r w:rsidR="00B50031" w:rsidDel="00E03786">
          <w:rPr>
            <w:rStyle w:val="CommentReference"/>
            <w:rFonts w:eastAsiaTheme="minorHAnsi"/>
          </w:rPr>
          <w:commentReference w:id="188"/>
        </w:r>
        <w:r w:rsidR="00CC5342" w:rsidDel="00E03786">
          <w:t xml:space="preserve"> the commercial company </w:t>
        </w:r>
        <w:r w:rsidR="00CC5342" w:rsidDel="00E03786">
          <w:rPr>
            <w:i/>
            <w:iCs/>
          </w:rPr>
          <w:t>Dynata</w:t>
        </w:r>
        <w:r w:rsidR="00CC5342" w:rsidDel="00E03786">
          <w:t xml:space="preserve"> to distribute the surveys across the different countries.</w:t>
        </w:r>
      </w:moveFrom>
      <w:moveFromRangeEnd w:id="186"/>
    </w:p>
    <w:p w14:paraId="0A4494D7" w14:textId="77777777" w:rsidR="00E03786" w:rsidRDefault="00E03786" w:rsidP="00E03786">
      <w:pPr>
        <w:pStyle w:val="Para1"/>
        <w:rPr>
          <w:moveTo w:id="189" w:author="Bluebery PLANTEROSE" w:date="2021-07-29T10:18:00Z"/>
        </w:rPr>
      </w:pPr>
      <w:moveToRangeStart w:id="190" w:author="Bluebery PLANTEROSE" w:date="2021-07-29T10:18:00Z" w:name="move78446339"/>
      <w:moveTo w:id="191" w:author="Bluebery PLANTEROSE" w:date="2021-07-29T10:18:00Z">
        <w:r>
          <w:t>To ensure the quality and representativeness of our samples, respondents are channelled through screening questions that ensure that the final sample are nationally representative along gender, age, income, region, and education or rural/urban categories. The national samples are finally reweighted in order to correct for small differences between the sample and national population characteristics. Table XX shows the characteristics of our samples, weighted samples, and national population statistics. We also exclude inattentive and quickest respondents. The median time for completion of the survey was 28 minutes.</w:t>
        </w:r>
      </w:moveTo>
    </w:p>
    <w:moveToRangeEnd w:id="190"/>
    <w:p w14:paraId="5654BA47" w14:textId="77777777" w:rsidR="00E03786" w:rsidRDefault="00E03786" w:rsidP="00D34B6C">
      <w:pPr>
        <w:pStyle w:val="Para1"/>
      </w:pPr>
    </w:p>
    <w:p w14:paraId="385C86F0" w14:textId="4606B4F7" w:rsidR="00081C27" w:rsidRDefault="00E03786" w:rsidP="00D34B6C">
      <w:pPr>
        <w:pStyle w:val="Para1"/>
      </w:pPr>
      <w:moveToRangeStart w:id="192" w:author="Bluebery PLANTEROSE" w:date="2021-07-29T10:18:00Z" w:name="move78446345"/>
      <w:commentRangeStart w:id="193"/>
      <w:moveTo w:id="194" w:author="Bluebery PLANTEROSE" w:date="2021-07-29T10:18:00Z">
        <w:r>
          <w:t>We contracted</w:t>
        </w:r>
        <w:commentRangeStart w:id="195"/>
        <w:r>
          <w:t xml:space="preserve"> with</w:t>
        </w:r>
        <w:commentRangeEnd w:id="195"/>
        <w:r>
          <w:rPr>
            <w:rStyle w:val="CommentReference"/>
            <w:rFonts w:eastAsiaTheme="minorHAnsi"/>
          </w:rPr>
          <w:commentReference w:id="195"/>
        </w:r>
        <w:r>
          <w:t xml:space="preserve"> the commercial company </w:t>
        </w:r>
        <w:proofErr w:type="spellStart"/>
        <w:r>
          <w:rPr>
            <w:i/>
            <w:iCs/>
          </w:rPr>
          <w:t>Dynata</w:t>
        </w:r>
        <w:proofErr w:type="spellEnd"/>
        <w:r>
          <w:t xml:space="preserve"> to distribute the surveys across the different countries</w:t>
        </w:r>
        <w:commentRangeEnd w:id="193"/>
        <w:r>
          <w:rPr>
            <w:rStyle w:val="CommentReference"/>
            <w:rFonts w:eastAsiaTheme="minorHAnsi"/>
          </w:rPr>
          <w:commentReference w:id="193"/>
        </w:r>
        <w:r>
          <w:t>.</w:t>
        </w:r>
      </w:moveTo>
      <w:moveToRangeEnd w:id="192"/>
      <w:ins w:id="196" w:author="Bluebery PLANTEROSE" w:date="2021-07-29T10:18:00Z">
        <w:r>
          <w:t xml:space="preserve"> </w:t>
        </w:r>
      </w:ins>
      <w:r w:rsidR="00081C27">
        <w:t xml:space="preserve">Those kind of companies have a large pool of survey </w:t>
      </w:r>
      <w:r w:rsidR="00014D2C">
        <w:t>respondents and typically work with consulting firms for “consumer surveys”. Each respondent who com</w:t>
      </w:r>
      <w:r w:rsidR="00B50031">
        <w:t xml:space="preserve">pletes the survey  is rewarded </w:t>
      </w:r>
      <w:r w:rsidR="00014D2C">
        <w:t xml:space="preserve">. Compensations can either be cash or </w:t>
      </w:r>
      <w:r w:rsidR="00FC5858">
        <w:t xml:space="preserve">discount, which allow to cover respondents in the higher percentiles. To avoid selection bias, when the link to the survey is sent to participant, neither the topic nor the organization that has sent it are mentioned. On the first page of the survey, we then inform the respondents that this is an academic research survey, </w:t>
      </w:r>
      <w:r w:rsidR="00FC5858" w:rsidRPr="00FC5858">
        <w:t>destined solely for research purposes</w:t>
      </w:r>
      <w:r w:rsidR="00FC5858">
        <w:t>, and</w:t>
      </w:r>
      <w:r w:rsidR="00FC5858" w:rsidRPr="00FC5858">
        <w:t xml:space="preserve"> run by non-partisan researchers</w:t>
      </w:r>
      <w:r w:rsidR="001452D9">
        <w:t>.</w:t>
      </w:r>
    </w:p>
    <w:p w14:paraId="7B09714D" w14:textId="50E1586E" w:rsidR="001452D9" w:rsidDel="00E03786" w:rsidRDefault="001452D9" w:rsidP="00D34B6C">
      <w:pPr>
        <w:pStyle w:val="Para1"/>
        <w:rPr>
          <w:moveFrom w:id="197" w:author="Bluebery PLANTEROSE" w:date="2021-07-29T10:18:00Z"/>
        </w:rPr>
      </w:pPr>
      <w:moveFromRangeStart w:id="198" w:author="Bluebery PLANTEROSE" w:date="2021-07-29T10:18:00Z" w:name="move78446339"/>
      <w:moveFrom w:id="199" w:author="Bluebery PLANTEROSE" w:date="2021-07-29T10:18:00Z">
        <w:r w:rsidDel="00E03786">
          <w:t>To ensure the quality and representativeness of our samples</w:t>
        </w:r>
        <w:r w:rsidR="00884F02" w:rsidDel="00E03786">
          <w:t>, respondents are channelled through screening questions that ensure that the final sample are nationally representative along gender, age, income,</w:t>
        </w:r>
        <w:r w:rsidR="00B50031" w:rsidDel="00E03786">
          <w:t xml:space="preserve"> region, and education or rural/</w:t>
        </w:r>
        <w:r w:rsidR="00884F02" w:rsidDel="00E03786">
          <w:t>urban categories.</w:t>
        </w:r>
        <w:r w:rsidR="003567DF" w:rsidDel="00E03786">
          <w:t xml:space="preserve"> The national samples are finally reweighted in order to correct for small differences between the sample and national population characteristics.</w:t>
        </w:r>
        <w:r w:rsidR="00B05E07" w:rsidDel="00E03786">
          <w:t xml:space="preserve"> Table XX shows the characteristics of our samples, weighted samples, and national population statistics. </w:t>
        </w:r>
        <w:r w:rsidR="00CA2E49" w:rsidDel="00E03786">
          <w:t>W</w:t>
        </w:r>
        <w:r w:rsidR="00AD0046" w:rsidDel="00E03786">
          <w:t xml:space="preserve">e also exclude inattentive and quickest respondents. The median time for completion of the survey was </w:t>
        </w:r>
        <w:r w:rsidR="00B50031" w:rsidDel="00E03786">
          <w:t>28</w:t>
        </w:r>
        <w:r w:rsidR="00AD0046" w:rsidDel="00E03786">
          <w:t xml:space="preserve"> minutes.</w:t>
        </w:r>
      </w:moveFrom>
    </w:p>
    <w:moveFromRangeEnd w:id="198"/>
    <w:p w14:paraId="0EDFA99F" w14:textId="0033871B" w:rsidR="00702398" w:rsidRDefault="00702398" w:rsidP="00702398">
      <w:pPr>
        <w:pStyle w:val="Heading2"/>
      </w:pPr>
      <w:r>
        <w:t xml:space="preserve">Survey design </w:t>
      </w:r>
      <w:commentRangeStart w:id="200"/>
      <w:r>
        <w:t>- Survey overview</w:t>
      </w:r>
      <w:commentRangeEnd w:id="200"/>
      <w:r w:rsidR="00B50031">
        <w:rPr>
          <w:rStyle w:val="CommentReference"/>
          <w:rFonts w:cs="Times New Roman"/>
          <w:b w:val="0"/>
          <w:bCs w:val="0"/>
        </w:rPr>
        <w:commentReference w:id="200"/>
      </w:r>
    </w:p>
    <w:p w14:paraId="09F2BCCB" w14:textId="2F9EA031" w:rsidR="00702398" w:rsidRDefault="00263BB4" w:rsidP="00D34B6C">
      <w:pPr>
        <w:pStyle w:val="Para1"/>
      </w:pPr>
      <w:r>
        <w:t xml:space="preserve">The full questionnaires are available in Appendix XX, with link to web interfaces of each of them. </w:t>
      </w:r>
      <w:r w:rsidR="00724333">
        <w:t>The survey was translated into the different official languages of each country by native speakers.</w:t>
      </w:r>
      <w:r>
        <w:t xml:space="preserve"> It contains several random informational </w:t>
      </w:r>
      <w:r w:rsidR="00B50031">
        <w:t>branches and is split in blocks.</w:t>
      </w:r>
      <w:r>
        <w:t xml:space="preserve"> </w:t>
      </w:r>
      <w:r w:rsidR="00B50031">
        <w:t>W</w:t>
      </w:r>
      <w:r>
        <w:t>e summarize the content of the more important ones in this section.</w:t>
      </w:r>
    </w:p>
    <w:p w14:paraId="623BB969" w14:textId="02FC7DB6" w:rsidR="00263BB4" w:rsidRDefault="00263BB4" w:rsidP="00D34B6C">
      <w:pPr>
        <w:pStyle w:val="Para1"/>
      </w:pPr>
      <w:r>
        <w:rPr>
          <w:b/>
          <w:bCs/>
        </w:rPr>
        <w:t>Background socio-economic questions:</w:t>
      </w:r>
      <w:r>
        <w:t xml:space="preserve"> </w:t>
      </w:r>
      <w:r w:rsidR="00B50031">
        <w:t>We collect</w:t>
      </w:r>
      <w:r w:rsidR="001E47D1">
        <w:t xml:space="preserve"> information on respondents' gender, age, income, wealth, place of residence, highest level of education achieved, ethnicity, marital status, number of children, employment status, sector of occupation, and political orientation among others. For the latter, we explore several dimensions. First, we </w:t>
      </w:r>
      <w:commentRangeStart w:id="201"/>
      <w:r w:rsidR="001E47D1">
        <w:t xml:space="preserve">ask </w:t>
      </w:r>
      <w:commentRangeEnd w:id="201"/>
      <w:r w:rsidR="00B50031">
        <w:rPr>
          <w:rStyle w:val="CommentReference"/>
          <w:rFonts w:eastAsiaTheme="minorHAnsi"/>
        </w:rPr>
        <w:commentReference w:id="201"/>
      </w:r>
      <w:r w:rsidR="001E47D1">
        <w:t>respondents if themselves or relatives are environmentalists. Then, we ask them for whom they voted in the last main national election. Finally, respondents are asked to classify themselves in terms of their views on economic policy, along a spectrum ranging either from “very liberal” or “very left”, to “very conservative” or “very right.”</w:t>
      </w:r>
    </w:p>
    <w:p w14:paraId="54072F53" w14:textId="253F2690" w:rsidR="00263BB4" w:rsidRPr="001E47D1" w:rsidRDefault="00263BB4" w:rsidP="00D34B6C">
      <w:pPr>
        <w:pStyle w:val="Para1"/>
        <w:rPr>
          <w:lang w:val="en-US"/>
        </w:rPr>
      </w:pPr>
      <w:r w:rsidRPr="001E47D1">
        <w:rPr>
          <w:b/>
          <w:bCs/>
          <w:lang w:val="en-US"/>
        </w:rPr>
        <w:t xml:space="preserve">Household </w:t>
      </w:r>
      <w:r w:rsidR="00226659">
        <w:rPr>
          <w:b/>
          <w:bCs/>
          <w:lang w:val="en-US"/>
        </w:rPr>
        <w:t xml:space="preserve">energy </w:t>
      </w:r>
      <w:r w:rsidRPr="001E47D1">
        <w:rPr>
          <w:b/>
          <w:bCs/>
          <w:lang w:val="en-US"/>
        </w:rPr>
        <w:t>characteristics:</w:t>
      </w:r>
      <w:r w:rsidR="00226659">
        <w:rPr>
          <w:lang w:val="en-US"/>
        </w:rPr>
        <w:t xml:space="preserve"> In addition to the primary socio-economics characteristics, we also collect information on energy characteristics. This blocks allows us to estimate carbon emissions and consuming behaviors of the households, and therefore the effects of different climate policies on the households' consumption and behaviors. Questions relate to gas and heating expenditures, transportation and heating habits, as well as accommodation insulation and public transport availability. This block is followed by an open-ended question on the respondents' main considerations regarding climate change.</w:t>
      </w:r>
    </w:p>
    <w:p w14:paraId="0E738219" w14:textId="3F1D73FB" w:rsidR="00263BB4" w:rsidRPr="001E47D1" w:rsidRDefault="00226659" w:rsidP="00D34B6C">
      <w:pPr>
        <w:pStyle w:val="Para1"/>
        <w:rPr>
          <w:lang w:val="en-US"/>
        </w:rPr>
      </w:pPr>
      <w:r>
        <w:rPr>
          <w:b/>
          <w:bCs/>
          <w:lang w:val="en-US"/>
        </w:rPr>
        <w:t xml:space="preserve">Informational </w:t>
      </w:r>
      <w:r w:rsidR="00263BB4" w:rsidRPr="001E47D1">
        <w:rPr>
          <w:b/>
          <w:bCs/>
          <w:lang w:val="en-US"/>
        </w:rPr>
        <w:t>Treatment:</w:t>
      </w:r>
      <w:r w:rsidR="00263BB4" w:rsidRPr="001E47D1">
        <w:rPr>
          <w:lang w:val="en-US"/>
        </w:rPr>
        <w:t xml:space="preserve"> </w:t>
      </w:r>
      <w:r>
        <w:rPr>
          <w:lang w:val="en-US"/>
        </w:rPr>
        <w:t>Respondents are then randomly split into four different groups</w:t>
      </w:r>
      <w:r w:rsidR="00F1516C">
        <w:rPr>
          <w:lang w:val="en-US"/>
        </w:rPr>
        <w:t xml:space="preserve">, who are either shown one of two instructional videos, </w:t>
      </w:r>
      <w:commentRangeStart w:id="202"/>
      <w:commentRangeStart w:id="203"/>
      <w:r w:rsidR="00F1516C">
        <w:rPr>
          <w:lang w:val="en-US"/>
        </w:rPr>
        <w:t xml:space="preserve">both videos, </w:t>
      </w:r>
      <w:commentRangeEnd w:id="202"/>
      <w:r w:rsidR="00F1516C">
        <w:rPr>
          <w:rStyle w:val="CommentReference"/>
          <w:rFonts w:eastAsiaTheme="minorHAnsi"/>
        </w:rPr>
        <w:commentReference w:id="202"/>
      </w:r>
      <w:commentRangeEnd w:id="203"/>
      <w:r w:rsidR="00D44838">
        <w:rPr>
          <w:rStyle w:val="CommentReference"/>
          <w:rFonts w:eastAsiaTheme="minorHAnsi"/>
        </w:rPr>
        <w:commentReference w:id="203"/>
      </w:r>
      <w:r w:rsidR="00F1516C">
        <w:rPr>
          <w:lang w:val="en-US"/>
        </w:rPr>
        <w:t>or neither.</w:t>
      </w:r>
      <w:r w:rsidR="000D6A16">
        <w:rPr>
          <w:lang w:val="en-US"/>
        </w:rPr>
        <w:t xml:space="preserve"> The “Climate” video focuses on explaining the impacts of climate change in the respondent's country and provides results from the current scientific consensus about climate change. The “Policy”</w:t>
      </w:r>
      <w:r w:rsidR="00CB3A22">
        <w:rPr>
          <w:lang w:val="en-US"/>
        </w:rPr>
        <w:t xml:space="preserve"> video contains information about our three main climate policies, namely a ban of combustion engine cars by 2030, a green infrastructure investment program, and a carbon tax with cash transfers</w:t>
      </w:r>
      <w:r w:rsidR="000D6A16">
        <w:rPr>
          <w:lang w:val="en-US"/>
        </w:rPr>
        <w:t>. Both videos are short (2-5 minutes), pedagogical and provide information in a neutral manner.</w:t>
      </w:r>
      <w:r w:rsidR="00CB3A22">
        <w:rPr>
          <w:lang w:val="en-US"/>
        </w:rPr>
        <w:t xml:space="preserve"> The goal of this informational treatment is to understand how perceptions may change after receiving new information and how it translates into policy support.</w:t>
      </w:r>
    </w:p>
    <w:p w14:paraId="54B63B72" w14:textId="439300CE" w:rsidR="00263BB4" w:rsidRPr="00263BB4" w:rsidRDefault="00263BB4" w:rsidP="00D34B6C">
      <w:pPr>
        <w:pStyle w:val="Para1"/>
        <w:rPr>
          <w:lang w:val="en-US"/>
        </w:rPr>
      </w:pPr>
      <w:r w:rsidRPr="00263BB4">
        <w:rPr>
          <w:b/>
          <w:bCs/>
          <w:lang w:val="en-US"/>
        </w:rPr>
        <w:lastRenderedPageBreak/>
        <w:t>Knowledge:</w:t>
      </w:r>
      <w:r w:rsidRPr="00263BB4">
        <w:rPr>
          <w:lang w:val="en-US"/>
        </w:rPr>
        <w:t xml:space="preserve"> </w:t>
      </w:r>
      <w:r w:rsidR="00072F38">
        <w:rPr>
          <w:lang w:val="en-US"/>
        </w:rPr>
        <w:t xml:space="preserve">In this block, we assess the respondent's knowledge about climate change. In particular, </w:t>
      </w:r>
      <w:r w:rsidR="008D783F">
        <w:rPr>
          <w:lang w:val="en-US"/>
        </w:rPr>
        <w:t>questions refer to the anthropogenic dimension of climate change, the dynamic</w:t>
      </w:r>
      <w:r w:rsidR="00D44838">
        <w:rPr>
          <w:lang w:val="en-US"/>
        </w:rPr>
        <w:t>s</w:t>
      </w:r>
      <w:r w:rsidR="008D783F">
        <w:rPr>
          <w:lang w:val="en-US"/>
        </w:rPr>
        <w:t xml:space="preserve"> of climate change, the elements that contribute to climate change, and the possible consequences of climate change. Moreover, respondents are asked to relatively rank items in terms of greenhouse gases emissions</w:t>
      </w:r>
      <w:r w:rsidR="00751C1B">
        <w:rPr>
          <w:lang w:val="en-US"/>
        </w:rPr>
        <w:t xml:space="preserve"> for different topics, including food, mode of transportation, source of electric energy, and regional emissions (either total or per capita).</w:t>
      </w:r>
    </w:p>
    <w:p w14:paraId="29F2821D" w14:textId="57710625" w:rsidR="00263BB4" w:rsidRPr="00263BB4" w:rsidRDefault="00263BB4" w:rsidP="00D34B6C">
      <w:pPr>
        <w:pStyle w:val="Para1"/>
        <w:rPr>
          <w:lang w:val="en-US"/>
        </w:rPr>
      </w:pPr>
      <w:r w:rsidRPr="00263BB4">
        <w:rPr>
          <w:b/>
          <w:bCs/>
          <w:lang w:val="en-US"/>
        </w:rPr>
        <w:t>Attitudes and Risks:</w:t>
      </w:r>
      <w:r w:rsidR="00107675">
        <w:rPr>
          <w:lang w:val="en-US"/>
        </w:rPr>
        <w:t xml:space="preserve"> Here, we ask respondents about their views on what should be done to stop climate change, on the perception of climate change and climate policies on themselves and others, and what they are really to do in order to stop climate change as well as the factors that shape this.</w:t>
      </w:r>
    </w:p>
    <w:p w14:paraId="677F9ED8" w14:textId="1A4C8B2E" w:rsidR="00263BB4" w:rsidRDefault="00263BB4" w:rsidP="00D34B6C">
      <w:pPr>
        <w:pStyle w:val="Para1"/>
        <w:rPr>
          <w:lang w:val="en-US"/>
        </w:rPr>
      </w:pPr>
      <w:r>
        <w:rPr>
          <w:b/>
          <w:bCs/>
          <w:lang w:val="en-US"/>
        </w:rPr>
        <w:t>Preferences for climate policies:</w:t>
      </w:r>
      <w:r w:rsidR="00107675">
        <w:rPr>
          <w:lang w:val="en-US"/>
        </w:rPr>
        <w:t xml:space="preserve"> </w:t>
      </w:r>
      <w:r w:rsidR="00A35B3A">
        <w:rPr>
          <w:lang w:val="en-US"/>
        </w:rPr>
        <w:t>First</w:t>
      </w:r>
      <w:r w:rsidR="00D44838">
        <w:rPr>
          <w:lang w:val="en-US"/>
        </w:rPr>
        <w:t>,</w:t>
      </w:r>
      <w:r w:rsidR="00A35B3A">
        <w:rPr>
          <w:lang w:val="en-US"/>
        </w:rPr>
        <w:t xml:space="preserve"> we have a set of detailed questions on each of our three main policies.</w:t>
      </w:r>
      <w:r w:rsidR="00C168E2">
        <w:rPr>
          <w:lang w:val="en-US"/>
        </w:rPr>
        <w:t xml:space="preserve"> Questions tackle issues such as the effects of the policy, the perceived distributional impacts (“Who will win or lose”), the fairness, as well as the respondent's support for the policy. Respondents are then asked questions about their support for different climate policies (e.g., a tax on flying, subsidies for low-carbon technologies) and their support for a carbon tax depending on the revenue recycling (e.g., equal cash transfers to all households, cash transfers to the poorest households). </w:t>
      </w:r>
    </w:p>
    <w:p w14:paraId="021FAE4E" w14:textId="1B0B708B" w:rsidR="00263BB4" w:rsidRPr="0014630F" w:rsidRDefault="00072F38" w:rsidP="00D34B6C">
      <w:pPr>
        <w:pStyle w:val="Para1"/>
        <w:rPr>
          <w:lang w:val="en-US"/>
        </w:rPr>
      </w:pPr>
      <w:r>
        <w:rPr>
          <w:b/>
          <w:bCs/>
          <w:lang w:val="en-US"/>
        </w:rPr>
        <w:t>Willingness to Pay and real stake questions</w:t>
      </w:r>
      <w:r w:rsidR="00263BB4">
        <w:rPr>
          <w:b/>
          <w:bCs/>
          <w:lang w:val="en-US"/>
        </w:rPr>
        <w:t>:</w:t>
      </w:r>
      <w:r w:rsidR="0014630F">
        <w:rPr>
          <w:lang w:val="en-US"/>
        </w:rPr>
        <w:t xml:space="preserve"> </w:t>
      </w:r>
      <w:r w:rsidR="00DF05D2">
        <w:rPr>
          <w:lang w:val="en-US"/>
        </w:rPr>
        <w:t>In this block we ask respondents how much they are willing to pay annually to limit global warming to safe levels. The question is in the form of a yes or no question and the amount we ask them to pay is randomize (with possible values ranging from</w:t>
      </w:r>
      <w:r w:rsidR="00CA2E49">
        <w:rPr>
          <w:lang w:val="en-US"/>
        </w:rPr>
        <w:t xml:space="preserve"> the equivalent of</w:t>
      </w:r>
      <w:r w:rsidR="00DF05D2">
        <w:rPr>
          <w:lang w:val="en-US"/>
        </w:rPr>
        <w:t xml:space="preserve"> </w:t>
      </w:r>
      <w:commentRangeStart w:id="204"/>
      <w:commentRangeStart w:id="205"/>
      <w:r w:rsidR="00DF05D2">
        <w:rPr>
          <w:lang w:val="en-US"/>
        </w:rPr>
        <w:t xml:space="preserve">$10 to </w:t>
      </w:r>
      <w:r w:rsidR="00CA2E49">
        <w:rPr>
          <w:lang w:val="en-US"/>
        </w:rPr>
        <w:t xml:space="preserve">the equivalent of </w:t>
      </w:r>
      <w:r w:rsidR="00DF05D2">
        <w:rPr>
          <w:lang w:val="en-US"/>
        </w:rPr>
        <w:t>$1,000</w:t>
      </w:r>
      <w:commentRangeEnd w:id="204"/>
      <w:r w:rsidR="00DF05D2">
        <w:rPr>
          <w:rStyle w:val="CommentReference"/>
          <w:rFonts w:eastAsiaTheme="minorHAnsi"/>
        </w:rPr>
        <w:commentReference w:id="204"/>
      </w:r>
      <w:commentRangeEnd w:id="205"/>
      <w:r w:rsidR="00D44838">
        <w:rPr>
          <w:rStyle w:val="CommentReference"/>
          <w:rFonts w:eastAsiaTheme="minorHAnsi"/>
        </w:rPr>
        <w:commentReference w:id="205"/>
      </w:r>
      <w:r w:rsidR="00DF05D2">
        <w:rPr>
          <w:lang w:val="en-US"/>
        </w:rPr>
        <w:t>). Moreover, we also inform respondents that in entering the survey they were automatically enrolled in a lottery to win</w:t>
      </w:r>
      <w:r w:rsidR="00CA2E49">
        <w:rPr>
          <w:lang w:val="en-US"/>
        </w:rPr>
        <w:t xml:space="preserve"> the equivalent of</w:t>
      </w:r>
      <w:r w:rsidR="00DF05D2">
        <w:rPr>
          <w:lang w:val="en-US"/>
        </w:rPr>
        <w:t xml:space="preserve"> </w:t>
      </w:r>
      <w:commentRangeStart w:id="206"/>
      <w:commentRangeStart w:id="207"/>
      <w:r w:rsidR="00DF05D2">
        <w:rPr>
          <w:lang w:val="en-US"/>
        </w:rPr>
        <w:t>$</w:t>
      </w:r>
      <w:r w:rsidR="00DE3CDB">
        <w:rPr>
          <w:lang w:val="en-US"/>
        </w:rPr>
        <w:t>1</w:t>
      </w:r>
      <w:r w:rsidR="00DF05D2">
        <w:rPr>
          <w:lang w:val="en-US"/>
        </w:rPr>
        <w:t>00</w:t>
      </w:r>
      <w:commentRangeEnd w:id="206"/>
      <w:r w:rsidR="00DF05D2">
        <w:rPr>
          <w:rStyle w:val="CommentReference"/>
          <w:rFonts w:eastAsiaTheme="minorHAnsi"/>
        </w:rPr>
        <w:commentReference w:id="206"/>
      </w:r>
      <w:commentRangeEnd w:id="207"/>
      <w:r w:rsidR="00D44838">
        <w:rPr>
          <w:rStyle w:val="CommentReference"/>
          <w:rFonts w:eastAsiaTheme="minorHAnsi"/>
        </w:rPr>
        <w:commentReference w:id="207"/>
      </w:r>
      <w:r w:rsidR="00DF05D2">
        <w:rPr>
          <w:lang w:val="en-US"/>
        </w:rPr>
        <w:t>. We then ask them how much of this prize they are willing to forfeit and donate to a charity that acts to reduce global greenhouse gases emissions</w:t>
      </w:r>
      <w:r w:rsidR="00D44838">
        <w:rPr>
          <w:lang w:val="en-US"/>
        </w:rPr>
        <w:t xml:space="preserve"> through reforestation</w:t>
      </w:r>
      <w:r w:rsidR="00DF05D2">
        <w:rPr>
          <w:lang w:val="en-US"/>
        </w:rPr>
        <w:t>. This allows us to extract a willingness to pay for limiting climate change.</w:t>
      </w:r>
    </w:p>
    <w:p w14:paraId="079C6D71" w14:textId="2105C470" w:rsidR="00263BB4" w:rsidRPr="00D32675" w:rsidRDefault="00263BB4" w:rsidP="00D34B6C">
      <w:pPr>
        <w:pStyle w:val="Para1"/>
        <w:rPr>
          <w:lang w:val="en-US"/>
        </w:rPr>
      </w:pPr>
      <w:r>
        <w:rPr>
          <w:b/>
          <w:bCs/>
          <w:lang w:val="en-US"/>
        </w:rPr>
        <w:t>International burden-sharing:</w:t>
      </w:r>
      <w:r w:rsidR="00A35B3A">
        <w:rPr>
          <w:b/>
          <w:bCs/>
          <w:lang w:val="en-US"/>
        </w:rPr>
        <w:t xml:space="preserve"> </w:t>
      </w:r>
      <w:r w:rsidR="00D32675">
        <w:rPr>
          <w:lang w:val="en-US"/>
        </w:rPr>
        <w:t xml:space="preserve">This block contains questions about international climate policies and how countries should </w:t>
      </w:r>
      <w:r w:rsidR="00D44838">
        <w:rPr>
          <w:lang w:val="en-US"/>
        </w:rPr>
        <w:t>split the burden</w:t>
      </w:r>
      <w:r w:rsidR="00D32675">
        <w:rPr>
          <w:lang w:val="en-US"/>
        </w:rPr>
        <w:t xml:space="preserve"> </w:t>
      </w:r>
      <w:r w:rsidR="00D44838">
        <w:rPr>
          <w:lang w:val="en-US"/>
        </w:rPr>
        <w:t xml:space="preserve">of </w:t>
      </w:r>
      <w:r w:rsidR="00D32675">
        <w:rPr>
          <w:lang w:val="en-US"/>
        </w:rPr>
        <w:t>limiting climate change.</w:t>
      </w:r>
      <w:r w:rsidR="00FE1D84">
        <w:rPr>
          <w:lang w:val="en-US"/>
        </w:rPr>
        <w:t xml:space="preserve"> Questions relates to the intervention of the respondent's national government depending on what other countries do, as well as how countries should bear the costs of fighting climate change depending on their income or emissions. Finally, we ask respondents if they support several international climate policies.</w:t>
      </w:r>
    </w:p>
    <w:p w14:paraId="5A63112F" w14:textId="2B32A38B" w:rsidR="00263BB4" w:rsidRDefault="00263BB4" w:rsidP="00D34B6C">
      <w:pPr>
        <w:pStyle w:val="Para1"/>
        <w:rPr>
          <w:lang w:val="en-US"/>
        </w:rPr>
      </w:pPr>
      <w:r>
        <w:rPr>
          <w:b/>
          <w:bCs/>
          <w:lang w:val="en-US"/>
        </w:rPr>
        <w:t>Ho</w:t>
      </w:r>
      <w:commentRangeStart w:id="208"/>
      <w:r>
        <w:rPr>
          <w:b/>
          <w:bCs/>
          <w:lang w:val="en-US"/>
        </w:rPr>
        <w:t>using</w:t>
      </w:r>
      <w:r w:rsidR="00B20886">
        <w:rPr>
          <w:b/>
          <w:bCs/>
          <w:lang w:val="en-US"/>
        </w:rPr>
        <w:t xml:space="preserve"> and cattle products</w:t>
      </w:r>
      <w:r>
        <w:rPr>
          <w:b/>
          <w:bCs/>
          <w:lang w:val="en-US"/>
        </w:rPr>
        <w:t>:</w:t>
      </w:r>
      <w:r w:rsidR="00FE1D84">
        <w:rPr>
          <w:lang w:val="en-US"/>
        </w:rPr>
        <w:t xml:space="preserve"> In this section, </w:t>
      </w:r>
      <w:ins w:id="209" w:author="Fabre  Adrien" w:date="2021-07-29T02:18:00Z">
        <w:r w:rsidR="00935D51">
          <w:rPr>
            <w:lang w:val="en-US"/>
          </w:rPr>
          <w:t xml:space="preserve">which appears only in relevant countries, </w:t>
        </w:r>
      </w:ins>
      <w:r w:rsidR="00FE1D84">
        <w:rPr>
          <w:lang w:val="en-US"/>
        </w:rPr>
        <w:t>we measure preferences for ban policies through the lens of mandatory insulation</w:t>
      </w:r>
      <w:r w:rsidR="001A0602">
        <w:rPr>
          <w:lang w:val="en-US"/>
        </w:rPr>
        <w:t xml:space="preserve"> and consumption of cattle products</w:t>
      </w:r>
      <w:r w:rsidR="00FE1D84">
        <w:rPr>
          <w:lang w:val="en-US"/>
        </w:rPr>
        <w:t>.</w:t>
      </w:r>
      <w:commentRangeEnd w:id="208"/>
      <w:r w:rsidR="00D44838">
        <w:rPr>
          <w:rStyle w:val="CommentReference"/>
          <w:rFonts w:eastAsiaTheme="minorHAnsi"/>
        </w:rPr>
        <w:commentReference w:id="208"/>
      </w:r>
    </w:p>
    <w:p w14:paraId="4C92C996" w14:textId="193B25F9" w:rsidR="00263BB4" w:rsidRPr="00263BB4" w:rsidRDefault="001A0602" w:rsidP="00D34B6C">
      <w:pPr>
        <w:pStyle w:val="Para1"/>
        <w:rPr>
          <w:lang w:val="en-US"/>
        </w:rPr>
      </w:pPr>
      <w:r>
        <w:rPr>
          <w:b/>
          <w:bCs/>
          <w:lang w:val="en-US"/>
        </w:rPr>
        <w:t>Final questions</w:t>
      </w:r>
      <w:r w:rsidR="00263BB4">
        <w:rPr>
          <w:b/>
          <w:bCs/>
          <w:lang w:val="en-US"/>
        </w:rPr>
        <w:t>:</w:t>
      </w:r>
      <w:r>
        <w:rPr>
          <w:lang w:val="en-US"/>
        </w:rPr>
        <w:t xml:space="preserve"> Eventually, we ask people about their level of trust in other people and in the government, as well as about their views on inequality.</w:t>
      </w:r>
    </w:p>
    <w:p w14:paraId="45B862E4" w14:textId="699F0EFB" w:rsidR="00263BB4" w:rsidRPr="00263BB4" w:rsidRDefault="00263BB4" w:rsidP="00D34B6C">
      <w:pPr>
        <w:pStyle w:val="Para1"/>
        <w:rPr>
          <w:lang w:val="en-US"/>
        </w:rPr>
      </w:pPr>
      <w:commentRangeStart w:id="210"/>
      <w:r>
        <w:rPr>
          <w:b/>
          <w:bCs/>
          <w:lang w:val="en-US"/>
        </w:rPr>
        <w:t>Petition:</w:t>
      </w:r>
      <w:commentRangeEnd w:id="210"/>
      <w:r w:rsidR="00935D51">
        <w:rPr>
          <w:rStyle w:val="CommentReference"/>
          <w:rFonts w:eastAsiaTheme="minorHAnsi"/>
        </w:rPr>
        <w:commentReference w:id="210"/>
      </w:r>
      <w:r>
        <w:rPr>
          <w:lang w:val="en-US"/>
        </w:rPr>
        <w:t xml:space="preserve"> </w:t>
      </w:r>
      <w:r w:rsidR="001A0602">
        <w:rPr>
          <w:lang w:val="en-US"/>
        </w:rPr>
        <w:t>At the very end of the survey, respondents are asked if they are willing to sign a petition to “stand up for real climate action.”</w:t>
      </w:r>
      <w:r w:rsidR="00E6583F">
        <w:rPr>
          <w:lang w:val="en-US"/>
        </w:rPr>
        <w:t xml:space="preserve"> We inform them that</w:t>
      </w:r>
      <w:ins w:id="211" w:author="Fabre  Adrien" w:date="2021-07-29T02:18:00Z">
        <w:r w:rsidR="00935D51">
          <w:rPr>
            <w:lang w:val="en-US"/>
          </w:rPr>
          <w:t xml:space="preserve"> we will send</w:t>
        </w:r>
      </w:ins>
      <w:r w:rsidR="00E6583F">
        <w:rPr>
          <w:lang w:val="en-US"/>
        </w:rPr>
        <w:t xml:space="preserve"> this petition </w:t>
      </w:r>
      <w:del w:id="212" w:author="Fabre  Adrien" w:date="2021-07-29T02:18:00Z">
        <w:r w:rsidR="00E6583F" w:rsidDel="00935D51">
          <w:rPr>
            <w:lang w:val="en-US"/>
          </w:rPr>
          <w:delText xml:space="preserve">will be sent </w:delText>
        </w:r>
      </w:del>
      <w:r w:rsidR="00E6583F">
        <w:rPr>
          <w:lang w:val="en-US"/>
        </w:rPr>
        <w:t>to the highest governmental authority (either President or Prime Minister office)</w:t>
      </w:r>
      <w:del w:id="213" w:author="Fabre  Adrien" w:date="2021-07-29T02:18:00Z">
        <w:r w:rsidR="00E6583F" w:rsidDel="00935D51">
          <w:rPr>
            <w:lang w:val="en-US"/>
          </w:rPr>
          <w:delText xml:space="preserve"> </w:delText>
        </w:r>
        <w:commentRangeStart w:id="214"/>
        <w:commentRangeStart w:id="215"/>
        <w:r w:rsidR="00E6583F" w:rsidDel="00935D51">
          <w:rPr>
            <w:lang w:val="en-US"/>
          </w:rPr>
          <w:delText>by ourselves</w:delText>
        </w:r>
      </w:del>
      <w:r w:rsidR="00E6583F">
        <w:rPr>
          <w:lang w:val="en-US"/>
        </w:rPr>
        <w:t>.</w:t>
      </w:r>
      <w:commentRangeEnd w:id="214"/>
      <w:r w:rsidR="00E6583F">
        <w:rPr>
          <w:rStyle w:val="CommentReference"/>
          <w:rFonts w:eastAsiaTheme="minorHAnsi"/>
        </w:rPr>
        <w:commentReference w:id="214"/>
      </w:r>
      <w:commentRangeEnd w:id="215"/>
      <w:r w:rsidR="00D44838">
        <w:rPr>
          <w:rStyle w:val="CommentReference"/>
          <w:rFonts w:eastAsiaTheme="minorHAnsi"/>
        </w:rPr>
        <w:commentReference w:id="215"/>
      </w:r>
    </w:p>
    <w:p w14:paraId="68531278" w14:textId="55F87F5A" w:rsidR="00CF1E7B" w:rsidRDefault="00CF1E7B" w:rsidP="00D34B6C">
      <w:pPr>
        <w:pStyle w:val="Para1"/>
      </w:pPr>
    </w:p>
    <w:p w14:paraId="393A7FE7" w14:textId="018EEF45" w:rsidR="00CF1E7B" w:rsidRDefault="00CA2E49" w:rsidP="00D34B6C">
      <w:pPr>
        <w:pStyle w:val="Para1"/>
      </w:pPr>
      <w:r>
        <w:rPr>
          <w:noProof/>
          <w:lang w:val="en-US"/>
        </w:rPr>
        <w:lastRenderedPageBreak/>
        <w:drawing>
          <wp:inline distT="0" distB="0" distL="0" distR="0" wp14:anchorId="2D151526" wp14:editId="5766105F">
            <wp:extent cx="5904230" cy="2935705"/>
            <wp:effectExtent l="0" t="0" r="127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7" cstate="print">
                      <a:extLst>
                        <a:ext uri="{28A0092B-C50C-407E-A947-70E740481C1C}">
                          <a14:useLocalDpi xmlns:a14="http://schemas.microsoft.com/office/drawing/2010/main" val="0"/>
                        </a:ext>
                      </a:extLst>
                    </a:blip>
                    <a:srcRect b="16969"/>
                    <a:stretch/>
                  </pic:blipFill>
                  <pic:spPr bwMode="auto">
                    <a:xfrm>
                      <a:off x="0" y="0"/>
                      <a:ext cx="5904230" cy="2935705"/>
                    </a:xfrm>
                    <a:prstGeom prst="rect">
                      <a:avLst/>
                    </a:prstGeom>
                    <a:ln>
                      <a:noFill/>
                    </a:ln>
                    <a:extLst>
                      <a:ext uri="{53640926-AAD7-44D8-BBD7-CCE9431645EC}">
                        <a14:shadowObscured xmlns:a14="http://schemas.microsoft.com/office/drawing/2010/main"/>
                      </a:ext>
                    </a:extLst>
                  </pic:spPr>
                </pic:pic>
              </a:graphicData>
            </a:graphic>
          </wp:inline>
        </w:drawing>
      </w:r>
    </w:p>
    <w:p w14:paraId="336705E6" w14:textId="5F1E966D" w:rsidR="00D3286C" w:rsidRDefault="00D3286C" w:rsidP="00D3286C">
      <w:pPr>
        <w:pStyle w:val="Caption"/>
        <w:jc w:val="both"/>
        <w:rPr>
          <w:ins w:id="216" w:author="Bluebery PLANTEROSE" w:date="2021-07-29T11:13:00Z"/>
        </w:rPr>
      </w:pPr>
      <w:bookmarkStart w:id="217" w:name="_Ref78317780"/>
      <w:ins w:id="218" w:author="Bluebery PLANTEROSE" w:date="2021-07-29T11:13:00Z">
        <w:r>
          <w:t xml:space="preserve">Figure </w:t>
        </w:r>
        <w:bookmarkEnd w:id="217"/>
        <w:r>
          <w:t>XXX</w:t>
        </w:r>
        <w:r>
          <w:t xml:space="preserve">. </w:t>
        </w:r>
      </w:ins>
      <w:ins w:id="219" w:author="Bluebery PLANTEROSE" w:date="2021-07-29T11:14:00Z">
        <w:r>
          <w:t>Countries coverage of the survey</w:t>
        </w:r>
      </w:ins>
    </w:p>
    <w:p w14:paraId="637DECFA" w14:textId="70F91486" w:rsidR="00CA2E49" w:rsidRDefault="00CA2E49" w:rsidP="00D34B6C">
      <w:pPr>
        <w:pStyle w:val="Para1"/>
      </w:pPr>
    </w:p>
    <w:p w14:paraId="1E955EF4" w14:textId="63687D4C" w:rsidR="00CA2E49" w:rsidRDefault="00CA2E49" w:rsidP="00D34B6C">
      <w:pPr>
        <w:pStyle w:val="Para1"/>
      </w:pPr>
    </w:p>
    <w:p w14:paraId="3A9BB177" w14:textId="5CF0E0EE" w:rsidR="00CA2E49" w:rsidRDefault="00313C4F" w:rsidP="00D34B6C">
      <w:pPr>
        <w:pStyle w:val="Para1"/>
      </w:pPr>
      <w:r>
        <w:rPr>
          <w:noProof/>
          <w:lang w:val="en-US"/>
        </w:rPr>
        <w:drawing>
          <wp:inline distT="0" distB="0" distL="0" distR="0" wp14:anchorId="05EBBDC1" wp14:editId="4AC96DC8">
            <wp:extent cx="6089424" cy="30150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l="11617" t="9461" r="11453" b="61107"/>
                    <a:stretch/>
                  </pic:blipFill>
                  <pic:spPr bwMode="auto">
                    <a:xfrm>
                      <a:off x="0" y="0"/>
                      <a:ext cx="6134493" cy="3037364"/>
                    </a:xfrm>
                    <a:prstGeom prst="rect">
                      <a:avLst/>
                    </a:prstGeom>
                    <a:ln>
                      <a:noFill/>
                    </a:ln>
                    <a:extLst>
                      <a:ext uri="{53640926-AAD7-44D8-BBD7-CCE9431645EC}">
                        <a14:shadowObscured xmlns:a14="http://schemas.microsoft.com/office/drawing/2010/main"/>
                      </a:ext>
                    </a:extLst>
                  </pic:spPr>
                </pic:pic>
              </a:graphicData>
            </a:graphic>
          </wp:inline>
        </w:drawing>
      </w:r>
    </w:p>
    <w:p w14:paraId="337DBAED" w14:textId="4CF3E44E" w:rsidR="00D3286C" w:rsidRDefault="00D3286C" w:rsidP="00D3286C">
      <w:pPr>
        <w:pStyle w:val="Caption"/>
        <w:jc w:val="both"/>
        <w:rPr>
          <w:ins w:id="220" w:author="Bluebery PLANTEROSE" w:date="2021-07-29T11:14:00Z"/>
        </w:rPr>
      </w:pPr>
      <w:ins w:id="221" w:author="Bluebery PLANTEROSE" w:date="2021-07-29T11:14:00Z">
        <w:r>
          <w:t xml:space="preserve">Figure </w:t>
        </w:r>
        <w:r>
          <w:t xml:space="preserve">XXX. </w:t>
        </w:r>
      </w:ins>
      <w:ins w:id="222" w:author="Bluebery PLANTEROSE" w:date="2021-07-29T11:17:00Z">
        <w:r>
          <w:t>Comparison of pop</w:t>
        </w:r>
      </w:ins>
      <w:ins w:id="223" w:author="Bluebery PLANTEROSE" w:date="2021-07-29T11:18:00Z">
        <w:r>
          <w:t>ulation and sample characteristics</w:t>
        </w:r>
      </w:ins>
    </w:p>
    <w:p w14:paraId="1FF1F4F0" w14:textId="204E52F0" w:rsidR="002A6EE0" w:rsidRDefault="002A6EE0" w:rsidP="00D34B6C">
      <w:pPr>
        <w:pStyle w:val="Para1"/>
      </w:pPr>
    </w:p>
    <w:p w14:paraId="77D07A0E" w14:textId="7D6246B4" w:rsidR="002A6EE0" w:rsidRDefault="002A6EE0" w:rsidP="00D34B6C">
      <w:pPr>
        <w:pStyle w:val="Para1"/>
      </w:pPr>
      <w:r>
        <w:rPr>
          <w:noProof/>
          <w:lang w:val="en-US"/>
        </w:rPr>
        <w:lastRenderedPageBreak/>
        <w:drawing>
          <wp:inline distT="0" distB="0" distL="0" distR="0" wp14:anchorId="3E3F5DA1" wp14:editId="08CEC633">
            <wp:extent cx="5904230" cy="33210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04230" cy="3321050"/>
                    </a:xfrm>
                    <a:prstGeom prst="rect">
                      <a:avLst/>
                    </a:prstGeom>
                  </pic:spPr>
                </pic:pic>
              </a:graphicData>
            </a:graphic>
          </wp:inline>
        </w:drawing>
      </w:r>
    </w:p>
    <w:p w14:paraId="438A5C14" w14:textId="319BF148" w:rsidR="00D3286C" w:rsidRDefault="00D3286C" w:rsidP="00D3286C">
      <w:pPr>
        <w:pStyle w:val="Caption"/>
        <w:jc w:val="both"/>
        <w:rPr>
          <w:ins w:id="224" w:author="Bluebery PLANTEROSE" w:date="2021-07-29T11:18:00Z"/>
        </w:rPr>
      </w:pPr>
      <w:ins w:id="225" w:author="Bluebery PLANTEROSE" w:date="2021-07-29T11:18:00Z">
        <w:r>
          <w:t xml:space="preserve">Figure </w:t>
        </w:r>
        <w:r>
          <w:t>XXX. Survey Flow</w:t>
        </w:r>
      </w:ins>
    </w:p>
    <w:p w14:paraId="2F4570A1" w14:textId="77777777" w:rsidR="002A6EE0" w:rsidRDefault="002A6EE0" w:rsidP="00D34B6C">
      <w:pPr>
        <w:pStyle w:val="Para1"/>
      </w:pPr>
    </w:p>
    <w:p w14:paraId="68104725" w14:textId="41CF92EF" w:rsidR="00CF1E7B" w:rsidRDefault="00CF1E7B" w:rsidP="00CF1E7B">
      <w:pPr>
        <w:pStyle w:val="Heading1"/>
      </w:pPr>
      <w:r>
        <w:t>References</w:t>
      </w:r>
    </w:p>
    <w:p w14:paraId="14151044" w14:textId="0BCC399F" w:rsidR="00CF1E7B" w:rsidRPr="00CF1E7B" w:rsidRDefault="00CF1E7B" w:rsidP="00CF1E7B">
      <w:pPr>
        <w:pStyle w:val="Para1"/>
        <w:rPr>
          <w:lang w:eastAsia="en-GB"/>
        </w:rPr>
      </w:pPr>
      <w:r w:rsidRPr="00CF1E7B">
        <w:rPr>
          <w:lang w:eastAsia="en-GB"/>
        </w:rPr>
        <w:t xml:space="preserve">Crippa, M., Guizzardi, D., Muntean, M., Schaaf, E., Solazzo, E., Monforti-Ferrario, F., Olivier, J. and Vignati, E., </w:t>
      </w:r>
      <w:r w:rsidRPr="00CF1E7B">
        <w:rPr>
          <w:lang w:val="en-US" w:eastAsia="en-GB"/>
        </w:rPr>
        <w:t>“</w:t>
      </w:r>
      <w:r w:rsidRPr="00CF1E7B">
        <w:rPr>
          <w:lang w:eastAsia="en-GB"/>
        </w:rPr>
        <w:t>Fossil CO2 emissions of all world countries - 2020 Report</w:t>
      </w:r>
      <w:r w:rsidRPr="00CF1E7B">
        <w:rPr>
          <w:lang w:val="en-US" w:eastAsia="en-GB"/>
        </w:rPr>
        <w:t>”</w:t>
      </w:r>
      <w:r w:rsidRPr="00CF1E7B">
        <w:rPr>
          <w:lang w:eastAsia="en-GB"/>
        </w:rPr>
        <w:t>, EUR 30358 EN, Publications Office of the European Union, Luxembourg, 2020, ISBN 978-92-76-21515-8, doi:10.2760/143674, JRC121460.</w:t>
      </w:r>
    </w:p>
    <w:p w14:paraId="5344A993" w14:textId="77777777" w:rsidR="00CF1E7B" w:rsidRPr="00CF1E7B" w:rsidRDefault="00CF1E7B" w:rsidP="00CF1E7B">
      <w:pPr>
        <w:pStyle w:val="Para1"/>
      </w:pPr>
    </w:p>
    <w:sectPr w:rsidR="00CF1E7B" w:rsidRPr="00CF1E7B" w:rsidSect="003C4738">
      <w:headerReference w:type="even" r:id="rId20"/>
      <w:headerReference w:type="default" r:id="rId21"/>
      <w:footerReference w:type="even" r:id="rId22"/>
      <w:footerReference w:type="default" r:id="rId23"/>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4" w:author="Bluebery PLANTEROSE" w:date="2021-07-27T15:16:00Z" w:initials="BP">
    <w:p w14:paraId="45AC87A4" w14:textId="77777777" w:rsidR="00A10ACB" w:rsidRDefault="00A10ACB" w:rsidP="00A10ACB">
      <w:pPr>
        <w:pStyle w:val="CommentText"/>
      </w:pPr>
      <w:r>
        <w:rPr>
          <w:rStyle w:val="CommentReference"/>
        </w:rPr>
        <w:annotationRef/>
      </w:r>
      <w:r>
        <w:t>Should we add more info on treatment, main policies? Or just the methodology section is enough?</w:t>
      </w:r>
    </w:p>
  </w:comment>
  <w:comment w:id="25" w:author="Fabre  Adrien" w:date="2021-07-29T01:49:00Z" w:initials="FA">
    <w:p w14:paraId="6E85485E" w14:textId="5C727468" w:rsidR="004B05DA" w:rsidRDefault="004B05DA">
      <w:pPr>
        <w:pStyle w:val="CommentText"/>
      </w:pPr>
      <w:r>
        <w:rPr>
          <w:rStyle w:val="CommentReference"/>
        </w:rPr>
        <w:annotationRef/>
      </w:r>
      <w:r>
        <w:t>It’s fine I think.</w:t>
      </w:r>
    </w:p>
  </w:comment>
  <w:comment w:id="27" w:author="Bluebery PLANTEROSE" w:date="2021-07-27T16:01:00Z" w:initials="BP">
    <w:p w14:paraId="06DC6803" w14:textId="77777777" w:rsidR="00A10ACB" w:rsidRDefault="00A10ACB" w:rsidP="00A10ACB">
      <w:pPr>
        <w:pStyle w:val="CommentText"/>
      </w:pPr>
      <w:r>
        <w:rPr>
          <w:rStyle w:val="CommentReference"/>
        </w:rPr>
        <w:annotationRef/>
      </w:r>
      <w:r>
        <w:t>I'll add the references at the end after, as it might be too long and you could want to remove some parts.</w:t>
      </w:r>
    </w:p>
  </w:comment>
  <w:comment w:id="32" w:author="Fabre  Adrien" w:date="2021-07-29T02:12:00Z" w:initials="FA">
    <w:p w14:paraId="6B7B4AEC" w14:textId="77777777" w:rsidR="00D3286C" w:rsidRPr="0043658D" w:rsidRDefault="00D3286C" w:rsidP="00D3286C">
      <w:pPr>
        <w:pStyle w:val="CommentText"/>
        <w:rPr>
          <w:lang w:val="fr-CH"/>
        </w:rPr>
      </w:pPr>
      <w:r>
        <w:rPr>
          <w:rStyle w:val="CommentReference"/>
        </w:rPr>
        <w:annotationRef/>
      </w:r>
      <w:r>
        <w:rPr>
          <w:lang w:val="fr-CH"/>
        </w:rPr>
        <w:t>Commentaire sur ce paragraphe : m</w:t>
      </w:r>
      <w:r w:rsidRPr="0043658D">
        <w:rPr>
          <w:lang w:val="fr-CH"/>
        </w:rPr>
        <w:t>et</w:t>
      </w:r>
      <w:r>
        <w:rPr>
          <w:lang w:val="fr-CH"/>
        </w:rPr>
        <w:t>t</w:t>
      </w:r>
      <w:r w:rsidRPr="0043658D">
        <w:rPr>
          <w:lang w:val="fr-CH"/>
        </w:rPr>
        <w:t>re ailleurs</w:t>
      </w:r>
      <w:r>
        <w:rPr>
          <w:lang w:val="fr-CH"/>
        </w:rPr>
        <w:t xml:space="preserve"> ou enlever</w:t>
      </w:r>
      <w:r w:rsidRPr="0043658D">
        <w:rPr>
          <w:lang w:val="fr-CH"/>
        </w:rPr>
        <w:t xml:space="preserve">. Ça fait </w:t>
      </w:r>
      <w:proofErr w:type="spellStart"/>
      <w:r w:rsidRPr="0043658D">
        <w:rPr>
          <w:lang w:val="fr-CH"/>
        </w:rPr>
        <w:t>repetition</w:t>
      </w:r>
      <w:proofErr w:type="spellEnd"/>
      <w:r w:rsidRPr="0043658D">
        <w:rPr>
          <w:lang w:val="fr-CH"/>
        </w:rPr>
        <w:t xml:space="preserve"> ici</w:t>
      </w:r>
      <w:r>
        <w:rPr>
          <w:lang w:val="fr-CH"/>
        </w:rPr>
        <w:t>.</w:t>
      </w:r>
    </w:p>
  </w:comment>
  <w:comment w:id="33" w:author="Fabre  Adrien" w:date="2021-07-29T01:54:00Z" w:initials="FA">
    <w:p w14:paraId="73F6330C" w14:textId="77777777" w:rsidR="00D3286C" w:rsidRPr="00642FAC" w:rsidRDefault="00D3286C" w:rsidP="00D3286C">
      <w:pPr>
        <w:pStyle w:val="CommentText"/>
        <w:rPr>
          <w:lang w:val="fr-CH"/>
        </w:rPr>
      </w:pPr>
      <w:r>
        <w:rPr>
          <w:rStyle w:val="CommentReference"/>
        </w:rPr>
        <w:annotationRef/>
      </w:r>
      <w:r w:rsidRPr="00642FAC">
        <w:rPr>
          <w:lang w:val="fr-CH"/>
        </w:rPr>
        <w:t xml:space="preserve">Un peu maladroit. </w:t>
      </w:r>
      <w:r>
        <w:rPr>
          <w:lang w:val="fr-CH"/>
        </w:rPr>
        <w:t>Faudrait citer des études sur la taxe carbone et sur les autres politiques à cet endroit. Et pourquoi « </w:t>
      </w:r>
      <w:proofErr w:type="spellStart"/>
      <w:r>
        <w:rPr>
          <w:lang w:val="fr-CH"/>
        </w:rPr>
        <w:t>those</w:t>
      </w:r>
      <w:proofErr w:type="spellEnd"/>
      <w:r>
        <w:rPr>
          <w:lang w:val="fr-CH"/>
        </w:rPr>
        <w:t> » et pas « </w:t>
      </w:r>
      <w:proofErr w:type="spellStart"/>
      <w:r>
        <w:rPr>
          <w:lang w:val="fr-CH"/>
        </w:rPr>
        <w:t>this</w:t>
      </w:r>
      <w:proofErr w:type="spellEnd"/>
      <w:r>
        <w:rPr>
          <w:lang w:val="fr-CH"/>
        </w:rPr>
        <w:t xml:space="preserve"> » ? Je sais pas si faut mettre </w:t>
      </w:r>
      <w:proofErr w:type="spellStart"/>
      <w:r>
        <w:rPr>
          <w:lang w:val="fr-CH"/>
        </w:rPr>
        <w:t>we</w:t>
      </w:r>
      <w:proofErr w:type="spellEnd"/>
      <w:r>
        <w:rPr>
          <w:lang w:val="fr-CH"/>
        </w:rPr>
        <w:t xml:space="preserve"> </w:t>
      </w:r>
      <w:proofErr w:type="spellStart"/>
      <w:r>
        <w:rPr>
          <w:lang w:val="fr-CH"/>
        </w:rPr>
        <w:t>fill</w:t>
      </w:r>
      <w:proofErr w:type="spellEnd"/>
      <w:r>
        <w:rPr>
          <w:lang w:val="fr-CH"/>
        </w:rPr>
        <w:t xml:space="preserve"> the gap à cet endroit-là, c’est pas ici qu’on parle de nos contributions. Aussi, on comprend trop tard la structure de ta revue de </w:t>
      </w:r>
      <w:proofErr w:type="spellStart"/>
      <w:r>
        <w:rPr>
          <w:lang w:val="fr-CH"/>
        </w:rPr>
        <w:t>litté</w:t>
      </w:r>
      <w:proofErr w:type="spellEnd"/>
      <w:r>
        <w:rPr>
          <w:lang w:val="fr-CH"/>
        </w:rPr>
        <w:t xml:space="preserve">, il faudrait la clarifier plus tôt. Par ex en commençant le paragraphe par : Support for </w:t>
      </w:r>
      <w:proofErr w:type="spellStart"/>
      <w:r>
        <w:rPr>
          <w:lang w:val="fr-CH"/>
        </w:rPr>
        <w:t>different</w:t>
      </w:r>
      <w:proofErr w:type="spellEnd"/>
      <w:r>
        <w:rPr>
          <w:lang w:val="fr-CH"/>
        </w:rPr>
        <w:t xml:space="preserve"> </w:t>
      </w:r>
      <w:proofErr w:type="spellStart"/>
      <w:r>
        <w:rPr>
          <w:lang w:val="fr-CH"/>
        </w:rPr>
        <w:t>climate</w:t>
      </w:r>
      <w:proofErr w:type="spellEnd"/>
      <w:r>
        <w:rPr>
          <w:lang w:val="fr-CH"/>
        </w:rPr>
        <w:t xml:space="preserve"> </w:t>
      </w:r>
      <w:proofErr w:type="spellStart"/>
      <w:r>
        <w:rPr>
          <w:lang w:val="fr-CH"/>
        </w:rPr>
        <w:t>policies</w:t>
      </w:r>
      <w:proofErr w:type="spellEnd"/>
      <w:r>
        <w:rPr>
          <w:lang w:val="fr-CH"/>
        </w:rPr>
        <w:t xml:space="preserve"> </w:t>
      </w:r>
      <w:proofErr w:type="spellStart"/>
      <w:r>
        <w:rPr>
          <w:lang w:val="fr-CH"/>
        </w:rPr>
        <w:t>depends</w:t>
      </w:r>
      <w:proofErr w:type="spellEnd"/>
      <w:r>
        <w:rPr>
          <w:lang w:val="fr-CH"/>
        </w:rPr>
        <w:t xml:space="preserve"> on </w:t>
      </w:r>
      <w:proofErr w:type="spellStart"/>
      <w:r>
        <w:rPr>
          <w:lang w:val="fr-CH"/>
        </w:rPr>
        <w:t>their</w:t>
      </w:r>
      <w:proofErr w:type="spellEnd"/>
      <w:r>
        <w:rPr>
          <w:lang w:val="fr-CH"/>
        </w:rPr>
        <w:t xml:space="preserve"> respective </w:t>
      </w:r>
      <w:proofErr w:type="spellStart"/>
      <w:r>
        <w:rPr>
          <w:lang w:val="fr-CH"/>
        </w:rPr>
        <w:t>features</w:t>
      </w:r>
      <w:proofErr w:type="spellEnd"/>
      <w:r>
        <w:rPr>
          <w:lang w:val="fr-CH"/>
        </w:rPr>
        <w:t>.</w:t>
      </w:r>
    </w:p>
  </w:comment>
  <w:comment w:id="58" w:author="Fabre  Adrien" w:date="2021-07-29T01:53:00Z" w:initials="FA">
    <w:p w14:paraId="1E036DAD" w14:textId="37BD7D1D" w:rsidR="004B05DA" w:rsidRPr="00642FAC" w:rsidRDefault="004B05DA">
      <w:pPr>
        <w:pStyle w:val="CommentText"/>
        <w:rPr>
          <w:lang w:val="fr-CH"/>
        </w:rPr>
      </w:pPr>
      <w:r>
        <w:rPr>
          <w:rStyle w:val="CommentReference"/>
        </w:rPr>
        <w:annotationRef/>
      </w:r>
      <w:proofErr w:type="spellStart"/>
      <w:r w:rsidRPr="00642FAC">
        <w:rPr>
          <w:lang w:val="fr-CH"/>
        </w:rPr>
        <w:t>What</w:t>
      </w:r>
      <w:proofErr w:type="spellEnd"/>
      <w:r w:rsidRPr="00642FAC">
        <w:rPr>
          <w:lang w:val="fr-CH"/>
        </w:rPr>
        <w:t xml:space="preserve"> </w:t>
      </w:r>
      <w:proofErr w:type="spellStart"/>
      <w:r w:rsidRPr="00642FAC">
        <w:rPr>
          <w:lang w:val="fr-CH"/>
        </w:rPr>
        <w:t>does</w:t>
      </w:r>
      <w:proofErr w:type="spellEnd"/>
      <w:r w:rsidRPr="00642FAC">
        <w:rPr>
          <w:lang w:val="fr-CH"/>
        </w:rPr>
        <w:t xml:space="preserve"> </w:t>
      </w:r>
      <w:proofErr w:type="spellStart"/>
      <w:r w:rsidRPr="00642FAC">
        <w:rPr>
          <w:lang w:val="fr-CH"/>
        </w:rPr>
        <w:t>he</w:t>
      </w:r>
      <w:proofErr w:type="spellEnd"/>
      <w:r w:rsidRPr="00642FAC">
        <w:rPr>
          <w:lang w:val="fr-CH"/>
        </w:rPr>
        <w:t xml:space="preserve"> </w:t>
      </w:r>
      <w:proofErr w:type="spellStart"/>
      <w:r w:rsidRPr="00642FAC">
        <w:rPr>
          <w:lang w:val="fr-CH"/>
        </w:rPr>
        <w:t>find</w:t>
      </w:r>
      <w:proofErr w:type="spellEnd"/>
      <w:r w:rsidRPr="00642FAC">
        <w:rPr>
          <w:lang w:val="fr-CH"/>
        </w:rPr>
        <w:t>?</w:t>
      </w:r>
    </w:p>
  </w:comment>
  <w:comment w:id="59" w:author="Bluebery PLANTEROSE" w:date="2021-07-29T10:29:00Z" w:initials="BP">
    <w:p w14:paraId="0CD0A59D" w14:textId="2D367A6F" w:rsidR="005A361C" w:rsidRPr="005A361C" w:rsidRDefault="005A361C">
      <w:pPr>
        <w:pStyle w:val="CommentText"/>
        <w:rPr>
          <w:lang w:val="en-US"/>
        </w:rPr>
      </w:pPr>
      <w:r>
        <w:rPr>
          <w:rStyle w:val="CommentReference"/>
        </w:rPr>
        <w:annotationRef/>
      </w:r>
      <w:r w:rsidRPr="005A361C">
        <w:rPr>
          <w:lang w:val="en-US"/>
        </w:rPr>
        <w:t xml:space="preserve">Here I just want to </w:t>
      </w:r>
      <w:r>
        <w:rPr>
          <w:lang w:val="en-US"/>
        </w:rPr>
        <w:t xml:space="preserve">say that those criteria matter. If not precise enough I can either remove or add more details (but the paper focuses </w:t>
      </w:r>
      <w:r w:rsidR="003F6D86">
        <w:rPr>
          <w:lang w:val="en-US"/>
        </w:rPr>
        <w:t>on how those aspects influence bargaining for the international negotiations)</w:t>
      </w:r>
      <w:r>
        <w:rPr>
          <w:lang w:val="en-US"/>
        </w:rPr>
        <w:t xml:space="preserve"> </w:t>
      </w:r>
    </w:p>
  </w:comment>
  <w:comment w:id="65" w:author="Fabre  Adrien" w:date="2021-07-29T01:54:00Z" w:initials="FA">
    <w:p w14:paraId="468D2C36" w14:textId="364B7343" w:rsidR="00642FAC" w:rsidRPr="00642FAC" w:rsidRDefault="00642FAC">
      <w:pPr>
        <w:pStyle w:val="CommentText"/>
        <w:rPr>
          <w:lang w:val="fr-CH"/>
        </w:rPr>
      </w:pPr>
      <w:r>
        <w:rPr>
          <w:rStyle w:val="CommentReference"/>
        </w:rPr>
        <w:annotationRef/>
      </w:r>
      <w:r w:rsidRPr="00642FAC">
        <w:rPr>
          <w:lang w:val="fr-CH"/>
        </w:rPr>
        <w:t xml:space="preserve">Un peu maladroit. </w:t>
      </w:r>
      <w:r>
        <w:rPr>
          <w:lang w:val="fr-CH"/>
        </w:rPr>
        <w:t>Faudrait citer des études sur la taxe carbone et sur les autres politiques à cet endroit. Et pourquoi « </w:t>
      </w:r>
      <w:proofErr w:type="spellStart"/>
      <w:r>
        <w:rPr>
          <w:lang w:val="fr-CH"/>
        </w:rPr>
        <w:t>those</w:t>
      </w:r>
      <w:proofErr w:type="spellEnd"/>
      <w:r>
        <w:rPr>
          <w:lang w:val="fr-CH"/>
        </w:rPr>
        <w:t> » et pas « </w:t>
      </w:r>
      <w:proofErr w:type="spellStart"/>
      <w:r>
        <w:rPr>
          <w:lang w:val="fr-CH"/>
        </w:rPr>
        <w:t>this</w:t>
      </w:r>
      <w:proofErr w:type="spellEnd"/>
      <w:r>
        <w:rPr>
          <w:lang w:val="fr-CH"/>
        </w:rPr>
        <w:t xml:space="preserve"> » ? Je sais pas si faut mettre </w:t>
      </w:r>
      <w:proofErr w:type="spellStart"/>
      <w:r>
        <w:rPr>
          <w:lang w:val="fr-CH"/>
        </w:rPr>
        <w:t>we</w:t>
      </w:r>
      <w:proofErr w:type="spellEnd"/>
      <w:r>
        <w:rPr>
          <w:lang w:val="fr-CH"/>
        </w:rPr>
        <w:t xml:space="preserve"> </w:t>
      </w:r>
      <w:proofErr w:type="spellStart"/>
      <w:r>
        <w:rPr>
          <w:lang w:val="fr-CH"/>
        </w:rPr>
        <w:t>fill</w:t>
      </w:r>
      <w:proofErr w:type="spellEnd"/>
      <w:r>
        <w:rPr>
          <w:lang w:val="fr-CH"/>
        </w:rPr>
        <w:t xml:space="preserve"> the gap à cet endroit-là, c’est pas ici qu’on parle de nos contributions. Aussi, on comprend trop tard la structure de ta revue de </w:t>
      </w:r>
      <w:proofErr w:type="spellStart"/>
      <w:r>
        <w:rPr>
          <w:lang w:val="fr-CH"/>
        </w:rPr>
        <w:t>litté</w:t>
      </w:r>
      <w:proofErr w:type="spellEnd"/>
      <w:r>
        <w:rPr>
          <w:lang w:val="fr-CH"/>
        </w:rPr>
        <w:t xml:space="preserve">, il faudrait la clarifier plus tôt. Par ex en commençant le paragraphe par : Support for </w:t>
      </w:r>
      <w:proofErr w:type="spellStart"/>
      <w:r>
        <w:rPr>
          <w:lang w:val="fr-CH"/>
        </w:rPr>
        <w:t>different</w:t>
      </w:r>
      <w:proofErr w:type="spellEnd"/>
      <w:r>
        <w:rPr>
          <w:lang w:val="fr-CH"/>
        </w:rPr>
        <w:t xml:space="preserve"> </w:t>
      </w:r>
      <w:proofErr w:type="spellStart"/>
      <w:r>
        <w:rPr>
          <w:lang w:val="fr-CH"/>
        </w:rPr>
        <w:t>climate</w:t>
      </w:r>
      <w:proofErr w:type="spellEnd"/>
      <w:r>
        <w:rPr>
          <w:lang w:val="fr-CH"/>
        </w:rPr>
        <w:t xml:space="preserve"> </w:t>
      </w:r>
      <w:proofErr w:type="spellStart"/>
      <w:r>
        <w:rPr>
          <w:lang w:val="fr-CH"/>
        </w:rPr>
        <w:t>policies</w:t>
      </w:r>
      <w:proofErr w:type="spellEnd"/>
      <w:r>
        <w:rPr>
          <w:lang w:val="fr-CH"/>
        </w:rPr>
        <w:t xml:space="preserve"> </w:t>
      </w:r>
      <w:proofErr w:type="spellStart"/>
      <w:r>
        <w:rPr>
          <w:lang w:val="fr-CH"/>
        </w:rPr>
        <w:t>depends</w:t>
      </w:r>
      <w:proofErr w:type="spellEnd"/>
      <w:r>
        <w:rPr>
          <w:lang w:val="fr-CH"/>
        </w:rPr>
        <w:t xml:space="preserve"> on </w:t>
      </w:r>
      <w:proofErr w:type="spellStart"/>
      <w:r>
        <w:rPr>
          <w:lang w:val="fr-CH"/>
        </w:rPr>
        <w:t>their</w:t>
      </w:r>
      <w:proofErr w:type="spellEnd"/>
      <w:r>
        <w:rPr>
          <w:lang w:val="fr-CH"/>
        </w:rPr>
        <w:t xml:space="preserve"> respective </w:t>
      </w:r>
      <w:proofErr w:type="spellStart"/>
      <w:r>
        <w:rPr>
          <w:lang w:val="fr-CH"/>
        </w:rPr>
        <w:t>features</w:t>
      </w:r>
      <w:proofErr w:type="spellEnd"/>
      <w:r>
        <w:rPr>
          <w:lang w:val="fr-CH"/>
        </w:rPr>
        <w:t>.</w:t>
      </w:r>
    </w:p>
  </w:comment>
  <w:comment w:id="101" w:author="Fabre  Adrien" w:date="2021-07-29T02:04:00Z" w:initials="FA">
    <w:p w14:paraId="234C4BCE" w14:textId="15BED15A" w:rsidR="0043658D" w:rsidRDefault="0043658D">
      <w:pPr>
        <w:pStyle w:val="CommentText"/>
      </w:pPr>
      <w:r>
        <w:rPr>
          <w:rStyle w:val="CommentReference"/>
        </w:rPr>
        <w:annotationRef/>
      </w:r>
      <w:r>
        <w:t>Which ones? Not clear</w:t>
      </w:r>
    </w:p>
  </w:comment>
  <w:comment w:id="107" w:author="Fabre  Adrien" w:date="2021-07-29T02:04:00Z" w:initials="FA">
    <w:p w14:paraId="52C302F7" w14:textId="07E108B9" w:rsidR="0043658D" w:rsidRPr="0072602D" w:rsidRDefault="0043658D">
      <w:pPr>
        <w:pStyle w:val="CommentText"/>
        <w:rPr>
          <w:lang w:val="en-US"/>
        </w:rPr>
      </w:pPr>
      <w:r>
        <w:rPr>
          <w:rStyle w:val="CommentReference"/>
        </w:rPr>
        <w:annotationRef/>
      </w:r>
      <w:r w:rsidRPr="0072602D">
        <w:rPr>
          <w:lang w:val="en-US"/>
        </w:rPr>
        <w:t>In what sense?</w:t>
      </w:r>
    </w:p>
  </w:comment>
  <w:comment w:id="159" w:author="Fabre  Adrien" w:date="2021-07-29T02:07:00Z" w:initials="FA">
    <w:p w14:paraId="197D2567" w14:textId="222AC620" w:rsidR="0043658D" w:rsidRPr="0043658D" w:rsidRDefault="0043658D">
      <w:pPr>
        <w:pStyle w:val="CommentText"/>
        <w:rPr>
          <w:lang w:val="fr-CH"/>
        </w:rPr>
      </w:pPr>
      <w:r>
        <w:rPr>
          <w:rStyle w:val="CommentReference"/>
        </w:rPr>
        <w:annotationRef/>
      </w:r>
      <w:r w:rsidRPr="0043658D">
        <w:rPr>
          <w:lang w:val="fr-CH"/>
        </w:rPr>
        <w:t>Ça va pas. T</w:t>
      </w:r>
      <w:r>
        <w:rPr>
          <w:lang w:val="fr-CH"/>
        </w:rPr>
        <w:t>u ne cites pas toutes les études internationales (Gallup est une omission notable). Et en une phrase par enquête tu peux pas dire grand-chose. Vaut mieux dire : plusieurs enquêtes existent avec des méthodologies variables : ça va de l’enquête représentative (Ipsos, Gallup…) à la collecte de réponses volontaires (UNDP) en passant par des enquêtes semi-représentatives sur des utilisateurs de Facebook. Les questions sont le plus souvent très générales et ne permettent pas de saisir les soutiens aux différentes politiques climatiques. Elles dégagent quand même des résultats généraux : forte préoccupation pour le climat un peu partout malgré de grosses variations entre pays, connaissances qui s’améliorent au fil du temps…</w:t>
      </w:r>
    </w:p>
  </w:comment>
  <w:comment w:id="166" w:author="Fabre  Adrien" w:date="2021-07-29T02:12:00Z" w:initials="FA">
    <w:p w14:paraId="02FFB964" w14:textId="4977A40F" w:rsidR="0043658D" w:rsidRPr="0043658D" w:rsidRDefault="0043658D">
      <w:pPr>
        <w:pStyle w:val="CommentText"/>
        <w:rPr>
          <w:lang w:val="fr-CH"/>
        </w:rPr>
      </w:pPr>
      <w:r>
        <w:rPr>
          <w:rStyle w:val="CommentReference"/>
        </w:rPr>
        <w:annotationRef/>
      </w:r>
      <w:r w:rsidR="00935D51">
        <w:rPr>
          <w:lang w:val="fr-CH"/>
        </w:rPr>
        <w:t>Commentaire sur ce paragraphe : m</w:t>
      </w:r>
      <w:r w:rsidRPr="0043658D">
        <w:rPr>
          <w:lang w:val="fr-CH"/>
        </w:rPr>
        <w:t>et</w:t>
      </w:r>
      <w:r>
        <w:rPr>
          <w:lang w:val="fr-CH"/>
        </w:rPr>
        <w:t>t</w:t>
      </w:r>
      <w:r w:rsidRPr="0043658D">
        <w:rPr>
          <w:lang w:val="fr-CH"/>
        </w:rPr>
        <w:t>re ailleurs</w:t>
      </w:r>
      <w:r>
        <w:rPr>
          <w:lang w:val="fr-CH"/>
        </w:rPr>
        <w:t xml:space="preserve"> ou enlever</w:t>
      </w:r>
      <w:r w:rsidRPr="0043658D">
        <w:rPr>
          <w:lang w:val="fr-CH"/>
        </w:rPr>
        <w:t xml:space="preserve">. Ça fait </w:t>
      </w:r>
      <w:proofErr w:type="spellStart"/>
      <w:r w:rsidRPr="0043658D">
        <w:rPr>
          <w:lang w:val="fr-CH"/>
        </w:rPr>
        <w:t>repetition</w:t>
      </w:r>
      <w:proofErr w:type="spellEnd"/>
      <w:r w:rsidRPr="0043658D">
        <w:rPr>
          <w:lang w:val="fr-CH"/>
        </w:rPr>
        <w:t xml:space="preserve"> ici</w:t>
      </w:r>
      <w:r>
        <w:rPr>
          <w:lang w:val="fr-CH"/>
        </w:rPr>
        <w:t>.</w:t>
      </w:r>
    </w:p>
  </w:comment>
  <w:comment w:id="182" w:author="Fabre  Adrien" w:date="2021-07-26T18:48:00Z" w:initials="FA">
    <w:p w14:paraId="3521EFE0" w14:textId="5E46F75B" w:rsidR="00B50031" w:rsidRPr="00B50031" w:rsidRDefault="00B50031">
      <w:pPr>
        <w:pStyle w:val="CommentText"/>
        <w:rPr>
          <w:lang w:val="fr-CH"/>
        </w:rPr>
      </w:pPr>
      <w:r>
        <w:rPr>
          <w:rStyle w:val="CommentReference"/>
        </w:rPr>
        <w:annotationRef/>
      </w:r>
      <w:r w:rsidRPr="00B50031">
        <w:rPr>
          <w:lang w:val="fr-CH"/>
        </w:rPr>
        <w:t>C’est 2k pas 20k</w:t>
      </w:r>
    </w:p>
  </w:comment>
  <w:comment w:id="183" w:author="Fabre  Adrien" w:date="2021-07-26T18:48:00Z" w:initials="FA">
    <w:p w14:paraId="2715BFAE" w14:textId="2F176C36" w:rsidR="00B50031" w:rsidRPr="00B50031" w:rsidRDefault="00B50031">
      <w:pPr>
        <w:pStyle w:val="CommentText"/>
        <w:rPr>
          <w:lang w:val="fr-CH"/>
        </w:rPr>
      </w:pPr>
      <w:r>
        <w:rPr>
          <w:rStyle w:val="CommentReference"/>
        </w:rPr>
        <w:annotationRef/>
      </w:r>
      <w:r w:rsidRPr="00B50031">
        <w:rPr>
          <w:lang w:val="fr-CH"/>
        </w:rPr>
        <w:t>Ajouter la carte figures</w:t>
      </w:r>
      <w:r>
        <w:rPr>
          <w:lang w:val="fr-CH"/>
        </w:rPr>
        <w:t>/</w:t>
      </w:r>
      <w:r w:rsidRPr="00B50031">
        <w:rPr>
          <w:lang w:val="fr-CH"/>
        </w:rPr>
        <w:t>Country_coverage</w:t>
      </w:r>
      <w:r>
        <w:rPr>
          <w:lang w:val="fr-CH"/>
        </w:rPr>
        <w:t>.png</w:t>
      </w:r>
    </w:p>
  </w:comment>
  <w:comment w:id="184" w:author="Fabre  Adrien" w:date="2021-07-26T18:51:00Z" w:initials="FA">
    <w:p w14:paraId="45771DCA" w14:textId="131FF518" w:rsidR="00B50031" w:rsidRPr="00B50031" w:rsidRDefault="00B50031">
      <w:pPr>
        <w:pStyle w:val="CommentText"/>
        <w:rPr>
          <w:lang w:val="fr-CH"/>
        </w:rPr>
      </w:pPr>
      <w:r>
        <w:rPr>
          <w:rStyle w:val="CommentReference"/>
        </w:rPr>
        <w:annotationRef/>
      </w:r>
      <w:r w:rsidRPr="00B50031">
        <w:rPr>
          <w:lang w:val="fr-CH"/>
        </w:rPr>
        <w:t xml:space="preserve">Je trouve 74% moi (en </w:t>
      </w:r>
      <w:proofErr w:type="spellStart"/>
      <w:r w:rsidRPr="00B50031">
        <w:rPr>
          <w:lang w:val="fr-CH"/>
        </w:rPr>
        <w:t>consumption-based</w:t>
      </w:r>
      <w:proofErr w:type="spellEnd"/>
      <w:r w:rsidRPr="00B50031">
        <w:rPr>
          <w:lang w:val="fr-CH"/>
        </w:rPr>
        <w:t>)</w:t>
      </w:r>
      <w:r>
        <w:rPr>
          <w:lang w:val="fr-CH"/>
        </w:rPr>
        <w:t>. Mieux vaut dire « </w:t>
      </w:r>
      <w:proofErr w:type="spellStart"/>
      <w:r>
        <w:rPr>
          <w:lang w:val="fr-CH"/>
        </w:rPr>
        <w:t>three</w:t>
      </w:r>
      <w:proofErr w:type="spellEnd"/>
      <w:r>
        <w:rPr>
          <w:lang w:val="fr-CH"/>
        </w:rPr>
        <w:t xml:space="preserve"> </w:t>
      </w:r>
      <w:proofErr w:type="spellStart"/>
      <w:r>
        <w:rPr>
          <w:lang w:val="fr-CH"/>
        </w:rPr>
        <w:t>quarters</w:t>
      </w:r>
      <w:proofErr w:type="spellEnd"/>
      <w:r>
        <w:rPr>
          <w:lang w:val="fr-CH"/>
        </w:rPr>
        <w:t xml:space="preserve"> » ou « close to 75% » du coup. On peut aussi dire 18 </w:t>
      </w:r>
      <w:proofErr w:type="spellStart"/>
      <w:r>
        <w:rPr>
          <w:lang w:val="fr-CH"/>
        </w:rPr>
        <w:t>among</w:t>
      </w:r>
      <w:proofErr w:type="spellEnd"/>
      <w:r>
        <w:rPr>
          <w:lang w:val="fr-CH"/>
        </w:rPr>
        <w:t xml:space="preserve"> the 21 </w:t>
      </w:r>
      <w:proofErr w:type="spellStart"/>
      <w:r>
        <w:rPr>
          <w:lang w:val="fr-CH"/>
        </w:rPr>
        <w:t>largest</w:t>
      </w:r>
      <w:proofErr w:type="spellEnd"/>
      <w:r>
        <w:rPr>
          <w:lang w:val="fr-CH"/>
        </w:rPr>
        <w:t xml:space="preserve"> </w:t>
      </w:r>
      <w:proofErr w:type="spellStart"/>
      <w:r>
        <w:rPr>
          <w:lang w:val="fr-CH"/>
        </w:rPr>
        <w:t>polluters</w:t>
      </w:r>
      <w:proofErr w:type="spellEnd"/>
      <w:r>
        <w:rPr>
          <w:lang w:val="fr-CH"/>
        </w:rPr>
        <w:t>.</w:t>
      </w:r>
    </w:p>
  </w:comment>
  <w:comment w:id="185" w:author="Fabre  Adrien" w:date="2021-07-26T18:49:00Z" w:initials="FA">
    <w:p w14:paraId="3DE3CB3A" w14:textId="1480686D" w:rsidR="00B50031" w:rsidRPr="00B50031" w:rsidRDefault="00B50031">
      <w:pPr>
        <w:pStyle w:val="CommentText"/>
        <w:rPr>
          <w:lang w:val="fr-CH"/>
        </w:rPr>
      </w:pPr>
      <w:r>
        <w:rPr>
          <w:rStyle w:val="CommentReference"/>
        </w:rPr>
        <w:annotationRef/>
      </w:r>
      <w:r w:rsidRPr="00B50031">
        <w:rPr>
          <w:lang w:val="fr-CH"/>
        </w:rPr>
        <w:t xml:space="preserve">Écrire </w:t>
      </w:r>
      <w:r>
        <w:rPr>
          <w:lang w:val="fr-CH"/>
        </w:rPr>
        <w:t>CO2 comme ça plutôt qu’avec une formule</w:t>
      </w:r>
    </w:p>
  </w:comment>
  <w:comment w:id="188" w:author="Fabre  Adrien" w:date="2021-07-26T18:52:00Z" w:initials="FA">
    <w:p w14:paraId="46B501FD" w14:textId="196BFDDC" w:rsidR="00B50031" w:rsidRPr="0072602D" w:rsidRDefault="00B50031">
      <w:pPr>
        <w:pStyle w:val="CommentText"/>
        <w:rPr>
          <w:lang w:val="fr-FR"/>
        </w:rPr>
      </w:pPr>
      <w:r>
        <w:rPr>
          <w:rStyle w:val="CommentReference"/>
        </w:rPr>
        <w:annotationRef/>
      </w:r>
      <w:proofErr w:type="spellStart"/>
      <w:r w:rsidRPr="0072602D">
        <w:rPr>
          <w:lang w:val="fr-FR"/>
        </w:rPr>
        <w:t>Contracted</w:t>
      </w:r>
      <w:proofErr w:type="spellEnd"/>
      <w:r w:rsidRPr="0072602D">
        <w:rPr>
          <w:lang w:val="fr-FR"/>
        </w:rPr>
        <w:t xml:space="preserve"> </w:t>
      </w:r>
      <w:proofErr w:type="spellStart"/>
      <w:r w:rsidRPr="0072602D">
        <w:rPr>
          <w:lang w:val="fr-FR"/>
        </w:rPr>
        <w:t>with</w:t>
      </w:r>
      <w:proofErr w:type="spellEnd"/>
      <w:r w:rsidRPr="0072602D">
        <w:rPr>
          <w:lang w:val="fr-FR"/>
        </w:rPr>
        <w:t>?</w:t>
      </w:r>
    </w:p>
  </w:comment>
  <w:comment w:id="195" w:author="Fabre  Adrien" w:date="2021-07-26T18:52:00Z" w:initials="FA">
    <w:p w14:paraId="3DE3C8DD" w14:textId="77777777" w:rsidR="00E03786" w:rsidRPr="0072602D" w:rsidRDefault="00E03786" w:rsidP="00E03786">
      <w:pPr>
        <w:pStyle w:val="CommentText"/>
        <w:rPr>
          <w:lang w:val="fr-FR"/>
        </w:rPr>
      </w:pPr>
      <w:r>
        <w:rPr>
          <w:rStyle w:val="CommentReference"/>
        </w:rPr>
        <w:annotationRef/>
      </w:r>
      <w:proofErr w:type="spellStart"/>
      <w:r w:rsidRPr="0072602D">
        <w:rPr>
          <w:lang w:val="fr-FR"/>
        </w:rPr>
        <w:t>Contracted</w:t>
      </w:r>
      <w:proofErr w:type="spellEnd"/>
      <w:r w:rsidRPr="0072602D">
        <w:rPr>
          <w:lang w:val="fr-FR"/>
        </w:rPr>
        <w:t xml:space="preserve"> </w:t>
      </w:r>
      <w:proofErr w:type="spellStart"/>
      <w:r w:rsidRPr="0072602D">
        <w:rPr>
          <w:lang w:val="fr-FR"/>
        </w:rPr>
        <w:t>with</w:t>
      </w:r>
      <w:proofErr w:type="spellEnd"/>
      <w:r w:rsidRPr="0072602D">
        <w:rPr>
          <w:lang w:val="fr-FR"/>
        </w:rPr>
        <w:t>?</w:t>
      </w:r>
    </w:p>
  </w:comment>
  <w:comment w:id="193" w:author="Fabre  Adrien" w:date="2021-07-29T02:15:00Z" w:initials="FA">
    <w:p w14:paraId="669D9269" w14:textId="77777777" w:rsidR="00E03786" w:rsidRPr="00935D51" w:rsidRDefault="00E03786" w:rsidP="00E03786">
      <w:pPr>
        <w:pStyle w:val="CommentText"/>
        <w:rPr>
          <w:lang w:val="fr-CH"/>
        </w:rPr>
      </w:pPr>
      <w:r>
        <w:rPr>
          <w:rStyle w:val="CommentReference"/>
        </w:rPr>
        <w:annotationRef/>
      </w:r>
      <w:r w:rsidRPr="00935D51">
        <w:rPr>
          <w:lang w:val="fr-CH"/>
        </w:rPr>
        <w:t xml:space="preserve">Changer l’ordre. D’abord, enquête </w:t>
      </w:r>
      <w:proofErr w:type="spellStart"/>
      <w:r w:rsidRPr="00935D51">
        <w:rPr>
          <w:lang w:val="fr-CH"/>
        </w:rPr>
        <w:t>representative</w:t>
      </w:r>
      <w:proofErr w:type="spellEnd"/>
      <w:r w:rsidRPr="00935D51">
        <w:rPr>
          <w:lang w:val="fr-CH"/>
        </w:rPr>
        <w:t xml:space="preserve"> de </w:t>
      </w:r>
      <w:r>
        <w:rPr>
          <w:lang w:val="fr-CH"/>
        </w:rPr>
        <w:t xml:space="preserve">2000 personnes dans 20 pays. Donner les pays. Parler de la représentativité. Parler de la méthode / </w:t>
      </w:r>
      <w:proofErr w:type="spellStart"/>
      <w:r>
        <w:rPr>
          <w:lang w:val="fr-CH"/>
        </w:rPr>
        <w:t>companies</w:t>
      </w:r>
      <w:proofErr w:type="spellEnd"/>
      <w:r>
        <w:rPr>
          <w:lang w:val="fr-CH"/>
        </w:rPr>
        <w:t>.</w:t>
      </w:r>
    </w:p>
  </w:comment>
  <w:comment w:id="200" w:author="Fabre  Adrien" w:date="2021-07-26T18:56:00Z" w:initials="FA">
    <w:p w14:paraId="45A6A382" w14:textId="32CF476B" w:rsidR="00B50031" w:rsidRDefault="00B50031">
      <w:pPr>
        <w:pStyle w:val="CommentText"/>
      </w:pPr>
      <w:r>
        <w:rPr>
          <w:rStyle w:val="CommentReference"/>
        </w:rPr>
        <w:annotationRef/>
      </w:r>
      <w:r>
        <w:t xml:space="preserve">Add the figure. </w:t>
      </w:r>
      <w:r w:rsidR="00D44838">
        <w:t>No</w:t>
      </w:r>
      <w:r>
        <w:t xml:space="preserve"> need to be so </w:t>
      </w:r>
      <w:r w:rsidR="00D44838">
        <w:t>detailed, better to explain the goals of different blocks</w:t>
      </w:r>
      <w:r>
        <w:t>.</w:t>
      </w:r>
      <w:r w:rsidR="00D44838">
        <w:t xml:space="preserve"> But let it as is for the moment, it’s good enough for the OECD note.</w:t>
      </w:r>
    </w:p>
  </w:comment>
  <w:comment w:id="201" w:author="Fabre  Adrien" w:date="2021-07-26T18:55:00Z" w:initials="FA">
    <w:p w14:paraId="66F68217" w14:textId="04FE02E7" w:rsidR="00B50031" w:rsidRDefault="00B50031">
      <w:pPr>
        <w:pStyle w:val="CommentText"/>
      </w:pPr>
      <w:r>
        <w:rPr>
          <w:rStyle w:val="CommentReference"/>
        </w:rPr>
        <w:annotationRef/>
      </w:r>
      <w:r>
        <w:t>Use present tense.</w:t>
      </w:r>
    </w:p>
  </w:comment>
  <w:comment w:id="202" w:author="Bluebery PLANTEROSE" w:date="2021-07-26T17:10:00Z" w:initials="BP">
    <w:p w14:paraId="78F960B2" w14:textId="5B41E811" w:rsidR="00F1516C" w:rsidRDefault="00F1516C">
      <w:pPr>
        <w:pStyle w:val="CommentText"/>
      </w:pPr>
      <w:r>
        <w:rPr>
          <w:rStyle w:val="CommentReference"/>
        </w:rPr>
        <w:annotationRef/>
      </w:r>
      <w:r>
        <w:t>Should I provide more info on the video here or in a dedicated section?</w:t>
      </w:r>
    </w:p>
  </w:comment>
  <w:comment w:id="203" w:author="Fabre  Adrien" w:date="2021-07-26T18:57:00Z" w:initials="FA">
    <w:p w14:paraId="6BB92E72" w14:textId="178C55B1" w:rsidR="00D44838" w:rsidRDefault="00D44838">
      <w:pPr>
        <w:pStyle w:val="CommentText"/>
      </w:pPr>
      <w:r>
        <w:rPr>
          <w:rStyle w:val="CommentReference"/>
        </w:rPr>
        <w:annotationRef/>
      </w:r>
      <w:r>
        <w:t xml:space="preserve">No it’s fine. </w:t>
      </w:r>
    </w:p>
  </w:comment>
  <w:comment w:id="204" w:author="Bluebery PLANTEROSE" w:date="2021-07-26T18:13:00Z" w:initials="BP">
    <w:p w14:paraId="5E7B2439" w14:textId="12628CE9" w:rsidR="00DF05D2" w:rsidRDefault="00DF05D2">
      <w:pPr>
        <w:pStyle w:val="CommentText"/>
      </w:pPr>
      <w:r>
        <w:rPr>
          <w:rStyle w:val="CommentReference"/>
        </w:rPr>
        <w:annotationRef/>
      </w:r>
      <w:r>
        <w:t>Only for US?</w:t>
      </w:r>
    </w:p>
  </w:comment>
  <w:comment w:id="205" w:author="Fabre  Adrien" w:date="2021-07-26T18:59:00Z" w:initials="FA">
    <w:p w14:paraId="1279A66C" w14:textId="3CB55810" w:rsidR="00D44838" w:rsidRDefault="00D44838">
      <w:pPr>
        <w:pStyle w:val="CommentText"/>
      </w:pPr>
      <w:r>
        <w:rPr>
          <w:rStyle w:val="CommentReference"/>
        </w:rPr>
        <w:annotationRef/>
      </w:r>
      <w:r>
        <w:t>From the equivalent of …</w:t>
      </w:r>
    </w:p>
  </w:comment>
  <w:comment w:id="206" w:author="Bluebery PLANTEROSE" w:date="2021-07-26T18:08:00Z" w:initials="BP">
    <w:p w14:paraId="34C4BD95" w14:textId="7084CA2B" w:rsidR="00DF05D2" w:rsidRDefault="00DF05D2">
      <w:pPr>
        <w:pStyle w:val="CommentText"/>
      </w:pPr>
      <w:r>
        <w:rPr>
          <w:rStyle w:val="CommentReference"/>
        </w:rPr>
        <w:annotationRef/>
      </w:r>
      <w:r>
        <w:t>Same amount for every countries?</w:t>
      </w:r>
    </w:p>
  </w:comment>
  <w:comment w:id="207" w:author="Fabre  Adrien" w:date="2021-07-26T18:59:00Z" w:initials="FA">
    <w:p w14:paraId="3876D060" w14:textId="725EEDB7" w:rsidR="00D44838" w:rsidRDefault="00D44838">
      <w:pPr>
        <w:pStyle w:val="CommentText"/>
      </w:pPr>
      <w:r>
        <w:rPr>
          <w:rStyle w:val="CommentReference"/>
        </w:rPr>
        <w:annotationRef/>
      </w:r>
      <w:r>
        <w:t>It’s 100$. “(the equivalent of) $100”</w:t>
      </w:r>
    </w:p>
  </w:comment>
  <w:comment w:id="208" w:author="Fabre  Adrien" w:date="2021-07-26T19:01:00Z" w:initials="FA">
    <w:p w14:paraId="20DB1E61" w14:textId="63A8D064" w:rsidR="00D44838" w:rsidRDefault="00D44838">
      <w:pPr>
        <w:pStyle w:val="CommentText"/>
      </w:pPr>
      <w:r>
        <w:rPr>
          <w:rStyle w:val="CommentReference"/>
        </w:rPr>
        <w:annotationRef/>
      </w:r>
      <w:r>
        <w:t>This block’s name is outdated, we don’t really address ban vs. incentives anymore</w:t>
      </w:r>
    </w:p>
  </w:comment>
  <w:comment w:id="210" w:author="Fabre  Adrien" w:date="2021-07-29T02:18:00Z" w:initials="FA">
    <w:p w14:paraId="29ACE270" w14:textId="0B806AED" w:rsidR="00935D51" w:rsidRPr="00935D51" w:rsidRDefault="00935D51">
      <w:pPr>
        <w:pStyle w:val="CommentText"/>
        <w:rPr>
          <w:lang w:val="fr-CH"/>
        </w:rPr>
      </w:pPr>
      <w:r>
        <w:rPr>
          <w:rStyle w:val="CommentReference"/>
        </w:rPr>
        <w:annotationRef/>
      </w:r>
      <w:r w:rsidRPr="00935D51">
        <w:rPr>
          <w:lang w:val="fr-CH"/>
        </w:rPr>
        <w:t xml:space="preserve">Rajoute des </w:t>
      </w:r>
      <w:proofErr w:type="spellStart"/>
      <w:r w:rsidRPr="00935D51">
        <w:rPr>
          <w:lang w:val="fr-CH"/>
        </w:rPr>
        <w:t>legendes</w:t>
      </w:r>
      <w:proofErr w:type="spellEnd"/>
      <w:r w:rsidRPr="00935D51">
        <w:rPr>
          <w:lang w:val="fr-CH"/>
        </w:rPr>
        <w:t xml:space="preserve"> sous les graphiques et table</w:t>
      </w:r>
      <w:r>
        <w:rPr>
          <w:lang w:val="fr-CH"/>
        </w:rPr>
        <w:t>, et des références à ces graphiques/table dans le texte.</w:t>
      </w:r>
    </w:p>
  </w:comment>
  <w:comment w:id="214" w:author="Bluebery PLANTEROSE" w:date="2021-07-26T18:30:00Z" w:initials="BP">
    <w:p w14:paraId="2E9AE5AD" w14:textId="38415E8C" w:rsidR="00E6583F" w:rsidRDefault="00E6583F">
      <w:pPr>
        <w:pStyle w:val="CommentText"/>
      </w:pPr>
      <w:r>
        <w:rPr>
          <w:rStyle w:val="CommentReference"/>
        </w:rPr>
        <w:annotationRef/>
      </w:r>
      <w:r>
        <w:t>@Adrien, could you provide information as to why we ask this question at the end of the survey?</w:t>
      </w:r>
      <w:r>
        <w:br/>
        <w:t>I thought that it was to record the visit of an external website, but we don't use one in the end.</w:t>
      </w:r>
    </w:p>
  </w:comment>
  <w:comment w:id="215" w:author="Fabre  Adrien" w:date="2021-07-26T19:02:00Z" w:initials="FA">
    <w:p w14:paraId="1AF140EF" w14:textId="70BF4F69" w:rsidR="00D44838" w:rsidRDefault="00D44838">
      <w:pPr>
        <w:pStyle w:val="CommentText"/>
      </w:pPr>
      <w:r>
        <w:rPr>
          <w:rStyle w:val="CommentReference"/>
        </w:rPr>
        <w:annotationRef/>
      </w:r>
      <w:r>
        <w:t>It’s a real stake question. To see whether people are more ready to sign a petition after viewing the treatments.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AC87A4" w15:done="1"/>
  <w15:commentEx w15:paraId="6E85485E" w15:paraIdParent="45AC87A4" w15:done="1"/>
  <w15:commentEx w15:paraId="06DC6803" w15:done="0"/>
  <w15:commentEx w15:paraId="6B7B4AEC" w15:done="0"/>
  <w15:commentEx w15:paraId="73F6330C" w15:done="0"/>
  <w15:commentEx w15:paraId="1E036DAD" w15:done="0"/>
  <w15:commentEx w15:paraId="0CD0A59D" w15:paraIdParent="1E036DAD" w15:done="0"/>
  <w15:commentEx w15:paraId="468D2C36" w15:done="0"/>
  <w15:commentEx w15:paraId="234C4BCE" w15:done="0"/>
  <w15:commentEx w15:paraId="52C302F7" w15:done="0"/>
  <w15:commentEx w15:paraId="197D2567" w15:done="0"/>
  <w15:commentEx w15:paraId="02FFB964" w15:done="0"/>
  <w15:commentEx w15:paraId="3521EFE0" w15:done="1"/>
  <w15:commentEx w15:paraId="2715BFAE" w15:done="1"/>
  <w15:commentEx w15:paraId="45771DCA" w15:done="1"/>
  <w15:commentEx w15:paraId="3DE3CB3A" w15:done="1"/>
  <w15:commentEx w15:paraId="46B501FD" w15:done="1"/>
  <w15:commentEx w15:paraId="3DE3C8DD" w15:done="1"/>
  <w15:commentEx w15:paraId="669D9269" w15:done="0"/>
  <w15:commentEx w15:paraId="45A6A382" w15:done="0"/>
  <w15:commentEx w15:paraId="66F68217" w15:done="1"/>
  <w15:commentEx w15:paraId="78F960B2" w15:done="1"/>
  <w15:commentEx w15:paraId="6BB92E72" w15:paraIdParent="78F960B2" w15:done="1"/>
  <w15:commentEx w15:paraId="5E7B2439" w15:done="1"/>
  <w15:commentEx w15:paraId="1279A66C" w15:paraIdParent="5E7B2439" w15:done="1"/>
  <w15:commentEx w15:paraId="34C4BD95" w15:done="1"/>
  <w15:commentEx w15:paraId="3876D060" w15:paraIdParent="34C4BD95" w15:done="1"/>
  <w15:commentEx w15:paraId="20DB1E61" w15:done="1"/>
  <w15:commentEx w15:paraId="29ACE270" w15:done="0"/>
  <w15:commentEx w15:paraId="2E9AE5AD" w15:done="1"/>
  <w15:commentEx w15:paraId="1AF140EF" w15:paraIdParent="2E9AE5A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AAA1DF" w16cex:dateUtc="2021-07-27T13:16:00Z"/>
  <w16cex:commentExtensible w16cex:durableId="24AAAC5F" w16cex:dateUtc="2021-07-27T14:01:00Z"/>
  <w16cex:commentExtensible w16cex:durableId="24AD01A5" w16cex:dateUtc="2021-07-29T08:29:00Z"/>
  <w16cex:commentExtensible w16cex:durableId="24A96AF6" w16cex:dateUtc="2021-07-26T15:10:00Z"/>
  <w16cex:commentExtensible w16cex:durableId="24A979C6" w16cex:dateUtc="2021-07-26T16:13:00Z"/>
  <w16cex:commentExtensible w16cex:durableId="24A9789D" w16cex:dateUtc="2021-07-26T16:08:00Z"/>
  <w16cex:commentExtensible w16cex:durableId="24A97DB9" w16cex:dateUtc="2021-07-26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AC87A4" w16cid:durableId="24AAA1DF"/>
  <w16cid:commentId w16cid:paraId="6E85485E" w16cid:durableId="24ACDC5E"/>
  <w16cid:commentId w16cid:paraId="06DC6803" w16cid:durableId="24AAAC5F"/>
  <w16cid:commentId w16cid:paraId="6B7B4AEC" w16cid:durableId="24AD0BBD"/>
  <w16cid:commentId w16cid:paraId="73F6330C" w16cid:durableId="24AD02F1"/>
  <w16cid:commentId w16cid:paraId="1E036DAD" w16cid:durableId="24ACDC60"/>
  <w16cid:commentId w16cid:paraId="0CD0A59D" w16cid:durableId="24AD01A5"/>
  <w16cid:commentId w16cid:paraId="468D2C36" w16cid:durableId="24ACDC61"/>
  <w16cid:commentId w16cid:paraId="234C4BCE" w16cid:durableId="24ACDC62"/>
  <w16cid:commentId w16cid:paraId="52C302F7" w16cid:durableId="24ACDC63"/>
  <w16cid:commentId w16cid:paraId="197D2567" w16cid:durableId="24ACDC64"/>
  <w16cid:commentId w16cid:paraId="02FFB964" w16cid:durableId="24ACDC65"/>
  <w16cid:commentId w16cid:paraId="3521EFE0" w16cid:durableId="24AA64CB"/>
  <w16cid:commentId w16cid:paraId="2715BFAE" w16cid:durableId="24AA64CC"/>
  <w16cid:commentId w16cid:paraId="45771DCA" w16cid:durableId="24AA64CD"/>
  <w16cid:commentId w16cid:paraId="3DE3CB3A" w16cid:durableId="24AA64CE"/>
  <w16cid:commentId w16cid:paraId="46B501FD" w16cid:durableId="24AA64CF"/>
  <w16cid:commentId w16cid:paraId="3DE3C8DD" w16cid:durableId="24ACFF0A"/>
  <w16cid:commentId w16cid:paraId="669D9269" w16cid:durableId="24ACFF09"/>
  <w16cid:commentId w16cid:paraId="45A6A382" w16cid:durableId="24AA64D2"/>
  <w16cid:commentId w16cid:paraId="66F68217" w16cid:durableId="24AA64D3"/>
  <w16cid:commentId w16cid:paraId="78F960B2" w16cid:durableId="24A96AF6"/>
  <w16cid:commentId w16cid:paraId="6BB92E72" w16cid:durableId="24AA64D5"/>
  <w16cid:commentId w16cid:paraId="5E7B2439" w16cid:durableId="24A979C6"/>
  <w16cid:commentId w16cid:paraId="1279A66C" w16cid:durableId="24AA64D7"/>
  <w16cid:commentId w16cid:paraId="34C4BD95" w16cid:durableId="24A9789D"/>
  <w16cid:commentId w16cid:paraId="3876D060" w16cid:durableId="24AA64D9"/>
  <w16cid:commentId w16cid:paraId="20DB1E61" w16cid:durableId="24AA64DA"/>
  <w16cid:commentId w16cid:paraId="29ACE270" w16cid:durableId="24ACDC75"/>
  <w16cid:commentId w16cid:paraId="2E9AE5AD" w16cid:durableId="24A97DB9"/>
  <w16cid:commentId w16cid:paraId="1AF140EF" w16cid:durableId="24AA6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FA65D0" w14:textId="77777777" w:rsidR="00357C9F" w:rsidRDefault="00357C9F" w:rsidP="00CC3749"/>
  </w:endnote>
  <w:endnote w:type="continuationSeparator" w:id="0">
    <w:p w14:paraId="63296CB5" w14:textId="77777777" w:rsidR="00357C9F" w:rsidRPr="00CF4424" w:rsidRDefault="00357C9F" w:rsidP="00CF4424">
      <w:pPr>
        <w:pStyle w:val="Footer"/>
        <w:jc w:val="both"/>
      </w:pPr>
    </w:p>
  </w:endnote>
  <w:endnote w:type="continuationNotice" w:id="1">
    <w:p w14:paraId="6F19D4C6" w14:textId="77777777" w:rsidR="00357C9F" w:rsidRDefault="00357C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2026395364"/>
      <w:lock w:val="sdtLocked"/>
      <w:placeholder>
        <w:docPart w:val="FB2EE7BC8A9440D599105B75AB0F28C8"/>
      </w:placeholder>
    </w:sdtPr>
    <w:sdtEndPr/>
    <w:sdtContent>
      <w:p w14:paraId="7EEB956C" w14:textId="77777777" w:rsidR="00FD55BA" w:rsidRDefault="00FD55BA" w:rsidP="004E100F">
        <w:pPr>
          <w:pStyle w:val="Footer"/>
          <w:jc w:val="right"/>
        </w:pPr>
        <w:r>
          <w:t xml:space="preserve"> </w:t>
        </w:r>
      </w:p>
    </w:sdtContent>
  </w:sdt>
  <w:sdt>
    <w:sdtPr>
      <w:alias w:val="Classification"/>
      <w:tag w:val="txtHeaderClassif"/>
      <w:id w:val="-312329713"/>
      <w:lock w:val="sdtLocked"/>
      <w:placeholder>
        <w:docPart w:val="FB2EE7BC8A9440D599105B75AB0F28C8"/>
      </w:placeholder>
    </w:sdtPr>
    <w:sdtEndPr/>
    <w:sdtContent>
      <w:p w14:paraId="2ED04277" w14:textId="77777777" w:rsidR="00FD55BA" w:rsidRDefault="00FD55BA" w:rsidP="004E100F">
        <w:pPr>
          <w:pStyle w:val="FooterClassification"/>
          <w:jc w:val="lef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458554544"/>
      <w:lock w:val="sdtLocked"/>
    </w:sdtPr>
    <w:sdtEndPr/>
    <w:sdtContent>
      <w:p w14:paraId="400E9002" w14:textId="77777777" w:rsidR="00FD55BA" w:rsidRPr="00FD7BD8" w:rsidRDefault="00FD55BA" w:rsidP="004E100F">
        <w:pPr>
          <w:pStyle w:val="Footer"/>
          <w:jc w:val="left"/>
          <w:rPr>
            <w:caps w:val="0"/>
            <w:szCs w:val="16"/>
          </w:rPr>
        </w:pPr>
        <w:r>
          <w:t xml:space="preserve"> </w:t>
        </w:r>
      </w:p>
    </w:sdtContent>
  </w:sdt>
  <w:sdt>
    <w:sdtPr>
      <w:alias w:val="Classification"/>
      <w:tag w:val="txtHeaderClassif"/>
      <w:id w:val="-158928381"/>
      <w:lock w:val="sdtLocked"/>
    </w:sdtPr>
    <w:sdtEndPr/>
    <w:sdtContent>
      <w:p w14:paraId="09B77ED0" w14:textId="77777777" w:rsidR="00FD55BA" w:rsidRPr="00FD7BD8" w:rsidRDefault="00FD55BA" w:rsidP="004E100F">
        <w:pPr>
          <w:pStyle w:val="FooterClassification"/>
          <w:rPr>
            <w:szCs w:val="16"/>
          </w:rP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217002386"/>
      <w:lock w:val="sdtLocked"/>
      <w:placeholder>
        <w:docPart w:val="9ADE2B9FC57A4D089F98B76AC940B40F"/>
      </w:placeholder>
    </w:sdtPr>
    <w:sdtEndPr/>
    <w:sdtContent>
      <w:p w14:paraId="3752FD66" w14:textId="77777777" w:rsidR="00992AB5" w:rsidRDefault="00992AB5" w:rsidP="004E100F">
        <w:pPr>
          <w:pStyle w:val="Footer"/>
          <w:jc w:val="right"/>
        </w:pPr>
        <w:r>
          <w:t xml:space="preserve"> </w:t>
        </w:r>
      </w:p>
    </w:sdtContent>
  </w:sdt>
  <w:sdt>
    <w:sdtPr>
      <w:alias w:val="Classification"/>
      <w:tag w:val="txtHeaderClassif"/>
      <w:id w:val="-1918931641"/>
      <w:lock w:val="sdtLocked"/>
      <w:placeholder>
        <w:docPart w:val="9ADE2B9FC57A4D089F98B76AC940B40F"/>
      </w:placeholder>
    </w:sdtPr>
    <w:sdtEndPr/>
    <w:sdtContent>
      <w:p w14:paraId="05CFF3D8" w14:textId="77777777" w:rsidR="004E100F" w:rsidRDefault="00992AB5" w:rsidP="004E100F">
        <w:pPr>
          <w:pStyle w:val="FooterClassification"/>
          <w:jc w:val="lef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Document Title"/>
      <w:tag w:val="FooterDocTitle"/>
      <w:id w:val="-1884096409"/>
      <w:lock w:val="sdtLocked"/>
      <w:placeholder>
        <w:docPart w:val="ED53E967AE1D45E1AF6E2CEFF6E054E8"/>
      </w:placeholder>
    </w:sdtPr>
    <w:sdtEndPr/>
    <w:sdtContent>
      <w:p w14:paraId="11862DC6" w14:textId="77777777" w:rsidR="004E100F" w:rsidRPr="00FD7BD8" w:rsidRDefault="004E100F" w:rsidP="004E100F">
        <w:pPr>
          <w:pStyle w:val="Footer"/>
          <w:jc w:val="left"/>
          <w:rPr>
            <w:caps w:val="0"/>
            <w:szCs w:val="16"/>
          </w:rPr>
        </w:pPr>
        <w:r>
          <w:t xml:space="preserve"> </w:t>
        </w:r>
      </w:p>
    </w:sdtContent>
  </w:sdt>
  <w:sdt>
    <w:sdtPr>
      <w:alias w:val="Classification"/>
      <w:tag w:val="txtHeaderClassif"/>
      <w:id w:val="-311407045"/>
      <w:lock w:val="sdtLocked"/>
      <w:placeholder>
        <w:docPart w:val="22EFE6E8624545A19515FACEEE86373C"/>
      </w:placeholder>
    </w:sdtPr>
    <w:sdtEndPr/>
    <w:sdtContent>
      <w:p w14:paraId="6396CDFC" w14:textId="77777777" w:rsidR="004E100F" w:rsidRPr="00FD7BD8" w:rsidRDefault="004E100F" w:rsidP="004E100F">
        <w:pPr>
          <w:pStyle w:val="FooterClassification"/>
          <w:rPr>
            <w:szCs w:val="16"/>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3CC04" w14:textId="77777777" w:rsidR="00357C9F" w:rsidRDefault="00357C9F" w:rsidP="00CC3749">
      <w:r>
        <w:separator/>
      </w:r>
    </w:p>
  </w:footnote>
  <w:footnote w:type="continuationSeparator" w:id="0">
    <w:p w14:paraId="7F147E4B" w14:textId="77777777" w:rsidR="00357C9F" w:rsidRDefault="00357C9F" w:rsidP="00CC37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4E285" w14:textId="77777777" w:rsidR="00FD55BA" w:rsidRDefault="00357C9F" w:rsidP="004E100F">
    <w:pPr>
      <w:pStyle w:val="Header"/>
    </w:pPr>
    <w:sdt>
      <w:sdtPr>
        <w:rPr>
          <w:rStyle w:val="PageNumber"/>
        </w:rPr>
        <w:alias w:val="Page Number"/>
        <w:tag w:val="TxtPageNumber"/>
        <w:id w:val="-1079820805"/>
        <w:lock w:val="sdtLocked"/>
        <w:placeholder>
          <w:docPart w:val="461D06D099AF414193D4AABFC4FD2FB7"/>
        </w:placeholder>
      </w:sdtPr>
      <w:sdtEndPr>
        <w:rPr>
          <w:rStyle w:val="DefaultParagraphFont"/>
          <w:rFonts w:ascii="Times New Roman" w:hAnsi="Times New Roman"/>
          <w:b w:val="0"/>
        </w:rPr>
      </w:sdtEndPr>
      <w:sdtContent>
        <w:r w:rsidR="00FD55BA" w:rsidRPr="00CC3749">
          <w:rPr>
            <w:rStyle w:val="PageNumber"/>
          </w:rPr>
          <w:fldChar w:fldCharType="begin"/>
        </w:r>
        <w:r w:rsidR="00FD55BA" w:rsidRPr="00CC3749">
          <w:rPr>
            <w:rStyle w:val="PageNumber"/>
          </w:rPr>
          <w:instrText xml:space="preserve"> PAGE   \* MERGEFORMAT </w:instrText>
        </w:r>
        <w:r w:rsidR="00FD55BA" w:rsidRPr="00CC3749">
          <w:rPr>
            <w:rStyle w:val="PageNumber"/>
          </w:rPr>
          <w:fldChar w:fldCharType="separate"/>
        </w:r>
        <w:r w:rsidR="00FD55BA">
          <w:rPr>
            <w:rStyle w:val="PageNumber"/>
            <w:noProof/>
          </w:rPr>
          <w:t>2</w:t>
        </w:r>
        <w:r w:rsidR="00FD55BA" w:rsidRPr="00CC3749">
          <w:rPr>
            <w:rStyle w:val="PageNumber"/>
            <w:noProof/>
          </w:rPr>
          <w:fldChar w:fldCharType="end"/>
        </w:r>
      </w:sdtContent>
    </w:sdt>
    <w:r w:rsidR="00FD55BA">
      <w:t xml:space="preserve"> </w:t>
    </w:r>
    <w:r w:rsidR="00FD55BA">
      <w:sym w:font="Symbol" w:char="F07C"/>
    </w:r>
    <w:r w:rsidR="00FD55BA">
      <w:t xml:space="preserve"> </w:t>
    </w:r>
    <w:sdt>
      <w:sdtPr>
        <w:rPr>
          <w:rStyle w:val="HeaderTitle"/>
        </w:rPr>
        <w:alias w:val="Cote/Chapter"/>
        <w:tag w:val="txtHeaderValue"/>
        <w:id w:val="484821340"/>
        <w:lock w:val="sdtLocked"/>
        <w:placeholder>
          <w:docPart w:val="FB2EE7BC8A9440D599105B75AB0F28C8"/>
        </w:placeholder>
      </w:sdtPr>
      <w:sdtEndPr>
        <w:rPr>
          <w:rStyle w:val="DefaultParagraphFont"/>
          <w:rFonts w:ascii="Times New Roman" w:hAnsi="Times New Roman"/>
          <w:caps w:val="0"/>
          <w:sz w:val="22"/>
        </w:rPr>
      </w:sdtEndPr>
      <w:sdtContent>
        <w:r w:rsidR="00FD55BA">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5CC34" w14:textId="77777777" w:rsidR="00FD55BA" w:rsidRDefault="00357C9F" w:rsidP="004E100F">
    <w:pPr>
      <w:pStyle w:val="Header"/>
      <w:jc w:val="right"/>
    </w:pPr>
    <w:sdt>
      <w:sdtPr>
        <w:rPr>
          <w:rStyle w:val="HeaderTitle"/>
        </w:rPr>
        <w:alias w:val="Cote/Chapter"/>
        <w:tag w:val="txtHeaderValue"/>
        <w:id w:val="799266917"/>
        <w:lock w:val="sdtLocked"/>
        <w:placeholder>
          <w:docPart w:val="22EFE6E8624545A19515FACEEE86373C"/>
        </w:placeholder>
      </w:sdtPr>
      <w:sdtEndPr>
        <w:rPr>
          <w:rStyle w:val="DefaultParagraphFont"/>
          <w:rFonts w:ascii="Times New Roman" w:hAnsi="Times New Roman"/>
          <w:caps w:val="0"/>
          <w:sz w:val="22"/>
        </w:rPr>
      </w:sdtEndPr>
      <w:sdtContent>
        <w:r w:rsidR="00FD55BA">
          <w:rPr>
            <w:rStyle w:val="HeaderTitle"/>
          </w:rPr>
          <w:t xml:space="preserve"> </w:t>
        </w:r>
      </w:sdtContent>
    </w:sdt>
    <w:r w:rsidR="00FD55BA">
      <w:rPr>
        <w:rStyle w:val="PageNumber"/>
      </w:rPr>
      <w:t xml:space="preserve"> </w:t>
    </w:r>
    <w:r w:rsidR="00FD55BA">
      <w:rPr>
        <w:rStyle w:val="PageNumber"/>
      </w:rPr>
      <w:sym w:font="Symbol" w:char="F07C"/>
    </w:r>
    <w:r w:rsidR="00FD55BA">
      <w:rPr>
        <w:rStyle w:val="PageNumber"/>
      </w:rPr>
      <w:t xml:space="preserve"> </w:t>
    </w:r>
    <w:sdt>
      <w:sdtPr>
        <w:rPr>
          <w:rStyle w:val="PageNumber"/>
        </w:rPr>
        <w:alias w:val="Page Number"/>
        <w:tag w:val="TxtPageNumber"/>
        <w:id w:val="-224299738"/>
        <w:lock w:val="sdtLocked"/>
        <w:placeholder>
          <w:docPart w:val="ED53E967AE1D45E1AF6E2CEFF6E054E8"/>
        </w:placeholder>
      </w:sdtPr>
      <w:sdtEndPr>
        <w:rPr>
          <w:rStyle w:val="DefaultParagraphFont"/>
          <w:rFonts w:ascii="Times New Roman" w:hAnsi="Times New Roman"/>
          <w:b w:val="0"/>
        </w:rPr>
      </w:sdtEndPr>
      <w:sdtContent>
        <w:r w:rsidR="00FD55BA" w:rsidRPr="00CC3749">
          <w:rPr>
            <w:rStyle w:val="PageNumber"/>
          </w:rPr>
          <w:fldChar w:fldCharType="begin"/>
        </w:r>
        <w:r w:rsidR="00FD55BA" w:rsidRPr="00CC3749">
          <w:rPr>
            <w:rStyle w:val="PageNumber"/>
          </w:rPr>
          <w:instrText xml:space="preserve"> PAGE   \* MERGEFORMAT </w:instrText>
        </w:r>
        <w:r w:rsidR="00FD55BA" w:rsidRPr="00CC3749">
          <w:rPr>
            <w:rStyle w:val="PageNumber"/>
          </w:rPr>
          <w:fldChar w:fldCharType="separate"/>
        </w:r>
        <w:r w:rsidR="00FD55BA">
          <w:rPr>
            <w:rStyle w:val="PageNumber"/>
            <w:noProof/>
          </w:rPr>
          <w:t>1</w:t>
        </w:r>
        <w:r w:rsidR="00FD55BA" w:rsidRPr="00CC3749">
          <w:rPr>
            <w:rStyle w:val="PageNumbe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A31B3" w14:textId="385B1650" w:rsidR="00CC3749" w:rsidRDefault="00357C9F" w:rsidP="004E100F">
    <w:pPr>
      <w:pStyle w:val="Header"/>
    </w:pPr>
    <w:sdt>
      <w:sdtPr>
        <w:rPr>
          <w:rStyle w:val="PageNumber"/>
        </w:rPr>
        <w:alias w:val="Page Number"/>
        <w:tag w:val="TxtPageNumber"/>
        <w:id w:val="-1835755985"/>
        <w:lock w:val="sdtLocked"/>
        <w:placeholder>
          <w:docPart w:val="1C8DE54EB0C84156A2CB468F7FBF9F0F"/>
        </w:placeholder>
      </w:sdtPr>
      <w:sdtEndPr>
        <w:rPr>
          <w:rStyle w:val="DefaultParagraphFont"/>
          <w:rFonts w:ascii="Times New Roman" w:hAnsi="Times New Roman"/>
          <w:b w:val="0"/>
        </w:rPr>
      </w:sdtEndPr>
      <w:sdtContent>
        <w:r w:rsidR="00CC3749" w:rsidRPr="00CC3749">
          <w:rPr>
            <w:rStyle w:val="PageNumber"/>
          </w:rPr>
          <w:fldChar w:fldCharType="begin"/>
        </w:r>
        <w:r w:rsidR="00CC3749" w:rsidRPr="00CC3749">
          <w:rPr>
            <w:rStyle w:val="PageNumber"/>
          </w:rPr>
          <w:instrText xml:space="preserve"> PAGE   \* MERGEFORMAT </w:instrText>
        </w:r>
        <w:r w:rsidR="00CC3749" w:rsidRPr="00CC3749">
          <w:rPr>
            <w:rStyle w:val="PageNumber"/>
          </w:rPr>
          <w:fldChar w:fldCharType="separate"/>
        </w:r>
        <w:r w:rsidR="00935D51">
          <w:rPr>
            <w:rStyle w:val="PageNumber"/>
            <w:noProof/>
          </w:rPr>
          <w:t>6</w:t>
        </w:r>
        <w:r w:rsidR="00CC3749" w:rsidRPr="00CC3749">
          <w:rPr>
            <w:rStyle w:val="PageNumber"/>
            <w:noProof/>
          </w:rPr>
          <w:fldChar w:fldCharType="end"/>
        </w:r>
      </w:sdtContent>
    </w:sdt>
    <w:r w:rsidR="004E100F">
      <w:t xml:space="preserve"> </w:t>
    </w:r>
    <w:r w:rsidR="004E100F">
      <w:sym w:font="Symbol" w:char="F07C"/>
    </w:r>
    <w:r w:rsidR="004E100F">
      <w:t xml:space="preserve"> </w:t>
    </w:r>
    <w:sdt>
      <w:sdtPr>
        <w:rPr>
          <w:rStyle w:val="HeaderTitle"/>
        </w:rPr>
        <w:alias w:val="Cote/Chapter"/>
        <w:tag w:val="txtHeaderValue"/>
        <w:id w:val="-308635562"/>
        <w:lock w:val="sdtLocked"/>
        <w:placeholder>
          <w:docPart w:val="9ADE2B9FC57A4D089F98B76AC940B40F"/>
        </w:placeholder>
      </w:sdtPr>
      <w:sdtEndPr>
        <w:rPr>
          <w:rStyle w:val="DefaultParagraphFont"/>
          <w:rFonts w:ascii="Times New Roman" w:hAnsi="Times New Roman"/>
          <w:caps w:val="0"/>
          <w:sz w:val="22"/>
        </w:rPr>
      </w:sdtEndPr>
      <w:sdtContent>
        <w:r w:rsidR="004E100F">
          <w:rPr>
            <w:rStyle w:val="HeaderTitle"/>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CFCAA" w14:textId="49DF66BA" w:rsidR="00992AB5" w:rsidRDefault="00357C9F" w:rsidP="004E100F">
    <w:pPr>
      <w:pStyle w:val="Header"/>
      <w:jc w:val="right"/>
    </w:pPr>
    <w:sdt>
      <w:sdtPr>
        <w:rPr>
          <w:rStyle w:val="HeaderTitle"/>
        </w:rPr>
        <w:alias w:val="Cote/Chapter"/>
        <w:tag w:val="txtHeaderValue"/>
        <w:id w:val="-244348000"/>
        <w:lock w:val="sdtLocked"/>
        <w:placeholder>
          <w:docPart w:val="FB2EE7BC8A9440D599105B75AB0F28C8"/>
        </w:placeholder>
      </w:sdtPr>
      <w:sdtEndPr>
        <w:rPr>
          <w:rStyle w:val="DefaultParagraphFont"/>
          <w:rFonts w:ascii="Times New Roman" w:hAnsi="Times New Roman"/>
          <w:caps w:val="0"/>
          <w:sz w:val="22"/>
        </w:rPr>
      </w:sdtEndPr>
      <w:sdtContent>
        <w:r w:rsidR="00992AB5">
          <w:rPr>
            <w:rStyle w:val="HeaderTitle"/>
          </w:rPr>
          <w:t xml:space="preserve"> </w:t>
        </w:r>
      </w:sdtContent>
    </w:sdt>
    <w:r w:rsidR="00992AB5">
      <w:rPr>
        <w:rStyle w:val="PageNumber"/>
      </w:rPr>
      <w:t xml:space="preserve"> </w:t>
    </w:r>
    <w:r w:rsidR="00992AB5">
      <w:rPr>
        <w:rStyle w:val="PageNumber"/>
      </w:rPr>
      <w:sym w:font="Symbol" w:char="F07C"/>
    </w:r>
    <w:r w:rsidR="00992AB5">
      <w:rPr>
        <w:rStyle w:val="PageNumber"/>
      </w:rPr>
      <w:t xml:space="preserve"> </w:t>
    </w:r>
    <w:sdt>
      <w:sdtPr>
        <w:rPr>
          <w:rStyle w:val="PageNumber"/>
        </w:rPr>
        <w:alias w:val="Page Number"/>
        <w:tag w:val="TxtPageNumber"/>
        <w:id w:val="1076251128"/>
        <w:lock w:val="sdtLocked"/>
        <w:placeholder>
          <w:docPart w:val="461D06D099AF414193D4AABFC4FD2FB7"/>
        </w:placeholder>
      </w:sdtPr>
      <w:sdtEndPr>
        <w:rPr>
          <w:rStyle w:val="DefaultParagraphFont"/>
          <w:rFonts w:ascii="Times New Roman" w:hAnsi="Times New Roman"/>
          <w:b w:val="0"/>
        </w:rPr>
      </w:sdtEndPr>
      <w:sdtContent>
        <w:r w:rsidR="00992AB5" w:rsidRPr="00CC3749">
          <w:rPr>
            <w:rStyle w:val="PageNumber"/>
          </w:rPr>
          <w:fldChar w:fldCharType="begin"/>
        </w:r>
        <w:r w:rsidR="00992AB5" w:rsidRPr="00CC3749">
          <w:rPr>
            <w:rStyle w:val="PageNumber"/>
          </w:rPr>
          <w:instrText xml:space="preserve"> PAGE   \* MERGEFORMAT </w:instrText>
        </w:r>
        <w:r w:rsidR="00992AB5" w:rsidRPr="00CC3749">
          <w:rPr>
            <w:rStyle w:val="PageNumber"/>
          </w:rPr>
          <w:fldChar w:fldCharType="separate"/>
        </w:r>
        <w:r w:rsidR="00935D51">
          <w:rPr>
            <w:rStyle w:val="PageNumber"/>
            <w:noProof/>
          </w:rPr>
          <w:t>7</w:t>
        </w:r>
        <w:r w:rsidR="00992AB5"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67A51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A6D6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5C07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8029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56EC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5A3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84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58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8AB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1CBF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725679"/>
    <w:multiLevelType w:val="hybridMultilevel"/>
    <w:tmpl w:val="D37E30E0"/>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2"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24D42"/>
    <w:multiLevelType w:val="singleLevel"/>
    <w:tmpl w:val="A6EE71F0"/>
    <w:lvl w:ilvl="0">
      <w:start w:val="1"/>
      <w:numFmt w:val="decimal"/>
      <w:lvlText w:val="%1."/>
      <w:lvlJc w:val="left"/>
      <w:pPr>
        <w:tabs>
          <w:tab w:val="num" w:pos="680"/>
        </w:tabs>
        <w:ind w:left="680" w:firstLine="0"/>
      </w:pPr>
      <w:rPr>
        <w:rFonts w:hint="default"/>
        <w:b w:val="0"/>
        <w:i w:val="0"/>
        <w:color w:val="auto"/>
        <w:sz w:val="22"/>
      </w:rPr>
    </w:lvl>
  </w:abstractNum>
  <w:abstractNum w:abstractNumId="14" w15:restartNumberingAfterBreak="0">
    <w:nsid w:val="1A990BA3"/>
    <w:multiLevelType w:val="hybridMultilevel"/>
    <w:tmpl w:val="54FE01BE"/>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7606A6A">
      <w:start w:val="1"/>
      <w:numFmt w:val="bullet"/>
      <w:lvlText w:val="˗"/>
      <w:lvlJc w:val="left"/>
      <w:pPr>
        <w:tabs>
          <w:tab w:val="num" w:pos="340"/>
        </w:tabs>
        <w:ind w:left="2381" w:hanging="340"/>
      </w:pPr>
      <w:rPr>
        <w:rFonts w:ascii="Times New Roman" w:hAnsi="Times New Roman" w:cs="Times New Roman" w:hint="default"/>
      </w:rPr>
    </w:lvl>
    <w:lvl w:ilvl="3" w:tplc="EC68E518">
      <w:start w:val="1"/>
      <w:numFmt w:val="bullet"/>
      <w:lvlText w:val="˗"/>
      <w:lvlJc w:val="left"/>
      <w:pPr>
        <w:tabs>
          <w:tab w:val="num" w:pos="340"/>
        </w:tabs>
        <w:ind w:left="2722" w:hanging="341"/>
      </w:pPr>
      <w:rPr>
        <w:rFonts w:ascii="Times New Roman" w:hAnsi="Times New Roman" w:cs="Times New Roman"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1AC22F55"/>
    <w:multiLevelType w:val="hybridMultilevel"/>
    <w:tmpl w:val="1286179C"/>
    <w:lvl w:ilvl="0" w:tplc="4E0A59D2">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6" w15:restartNumberingAfterBreak="0">
    <w:nsid w:val="24FC1975"/>
    <w:multiLevelType w:val="hybridMultilevel"/>
    <w:tmpl w:val="0A1C45C2"/>
    <w:lvl w:ilvl="0" w:tplc="311A43F8">
      <w:start w:val="1"/>
      <w:numFmt w:val="decimal"/>
      <w:pStyle w:val="NumberedList"/>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25A1521B"/>
    <w:multiLevelType w:val="hybridMultilevel"/>
    <w:tmpl w:val="EE9C8232"/>
    <w:lvl w:ilvl="0" w:tplc="18EA0DCE">
      <w:start w:val="1"/>
      <w:numFmt w:val="decimal"/>
      <w:lvlText w:val="%1."/>
      <w:lvlJc w:val="left"/>
      <w:pPr>
        <w:tabs>
          <w:tab w:val="num" w:pos="720"/>
        </w:tabs>
        <w:ind w:left="0" w:firstLine="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8" w15:restartNumberingAfterBreak="0">
    <w:nsid w:val="2E7E516C"/>
    <w:multiLevelType w:val="hybridMultilevel"/>
    <w:tmpl w:val="74D0EBBE"/>
    <w:lvl w:ilvl="0" w:tplc="6EF66F78">
      <w:start w:val="1"/>
      <w:numFmt w:val="decimal"/>
      <w:pStyle w:val="Para"/>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A447F02"/>
    <w:multiLevelType w:val="multilevel"/>
    <w:tmpl w:val="35AC7562"/>
    <w:lvl w:ilvl="0">
      <w:start w:val="1"/>
      <w:numFmt w:val="decimalZero"/>
      <w:suff w:val="space"/>
      <w:lvlText w:val=" %1"/>
      <w:lvlJc w:val="left"/>
      <w:pPr>
        <w:ind w:left="1418" w:hanging="1418"/>
      </w:pPr>
      <w:rPr>
        <w:rFonts w:ascii="Impact" w:hAnsi="Impact" w:hint="default"/>
        <w:w w:val="15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680" w:firstLine="0"/>
      </w:pPr>
      <w:rPr>
        <w:rFonts w:hint="default"/>
      </w:rPr>
    </w:lvl>
    <w:lvl w:ilvl="3">
      <w:start w:val="1"/>
      <w:numFmt w:val="none"/>
      <w:suff w:val="nothing"/>
      <w:lvlText w:val=""/>
      <w:lvlJc w:val="left"/>
      <w:pPr>
        <w:ind w:left="680" w:firstLine="0"/>
      </w:pPr>
      <w:rPr>
        <w:rFonts w:hint="default"/>
      </w:rPr>
    </w:lvl>
    <w:lvl w:ilvl="4">
      <w:start w:val="1"/>
      <w:numFmt w:val="none"/>
      <w:suff w:val="nothing"/>
      <w:lvlText w:val=""/>
      <w:lvlJc w:val="left"/>
      <w:pPr>
        <w:ind w:left="851" w:firstLine="0"/>
      </w:pPr>
      <w:rPr>
        <w:rFonts w:hint="default"/>
      </w:rPr>
    </w:lvl>
    <w:lvl w:ilvl="5">
      <w:start w:val="1"/>
      <w:numFmt w:val="decimal"/>
      <w:lvlRestart w:val="0"/>
      <w:suff w:val="space"/>
      <w:lvlText w:val="Part %6."/>
      <w:lvlJc w:val="left"/>
      <w:pPr>
        <w:ind w:left="0" w:firstLine="0"/>
      </w:pPr>
      <w:rPr>
        <w:rFonts w:hint="default"/>
      </w:rPr>
    </w:lvl>
    <w:lvl w:ilvl="6">
      <w:start w:val="1"/>
      <w:numFmt w:val="upperLetter"/>
      <w:lvlRestart w:val="0"/>
      <w:suff w:val="space"/>
      <w:lvlText w:val="Annex %7."/>
      <w:lvlJc w:val="left"/>
      <w:pPr>
        <w:ind w:left="0" w:firstLine="0"/>
      </w:pPr>
      <w:rPr>
        <w:rFonts w:hint="default"/>
      </w:rPr>
    </w:lvl>
    <w:lvl w:ilvl="7">
      <w:start w:val="1"/>
      <w:numFmt w:val="upperLetter"/>
      <w:lvlRestart w:val="6"/>
      <w:suff w:val="space"/>
      <w:lvlText w:val="Annex %6.%8."/>
      <w:lvlJc w:val="left"/>
      <w:pPr>
        <w:ind w:left="0" w:firstLine="0"/>
      </w:pPr>
      <w:rPr>
        <w:rFonts w:hint="default"/>
      </w:rPr>
    </w:lvl>
    <w:lvl w:ilvl="8">
      <w:start w:val="1"/>
      <w:numFmt w:val="upperLetter"/>
      <w:lvlRestart w:val="1"/>
      <w:suff w:val="space"/>
      <w:lvlText w:val="Annex %1.%9."/>
      <w:lvlJc w:val="left"/>
      <w:pPr>
        <w:ind w:left="0" w:firstLine="0"/>
      </w:pPr>
      <w:rPr>
        <w:rFonts w:hint="default"/>
      </w:rPr>
    </w:lvl>
  </w:abstractNum>
  <w:abstractNum w:abstractNumId="20"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5F566E"/>
    <w:multiLevelType w:val="multilevel"/>
    <w:tmpl w:val="9A36B656"/>
    <w:lvl w:ilvl="0">
      <w:start w:val="1"/>
      <w:numFmt w:val="decimal"/>
      <w:suff w:val="space"/>
      <w:lvlText w:val="%1"/>
      <w:lvlJc w:val="left"/>
      <w:pPr>
        <w:ind w:left="1247" w:hanging="1134"/>
      </w:pPr>
      <w:rPr>
        <w:rFonts w:asciiTheme="majorHAnsi" w:hAnsiTheme="majorHAnsi" w:hint="default"/>
        <w:w w:val="10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340" w:firstLine="0"/>
      </w:pPr>
      <w:rPr>
        <w:rFonts w:hint="default"/>
      </w:rPr>
    </w:lvl>
    <w:lvl w:ilvl="4">
      <w:start w:val="1"/>
      <w:numFmt w:val="none"/>
      <w:suff w:val="nothing"/>
      <w:lvlText w:val=""/>
      <w:lvlJc w:val="left"/>
      <w:pPr>
        <w:ind w:left="680" w:firstLine="0"/>
      </w:pPr>
      <w:rPr>
        <w:rFonts w:hint="default"/>
      </w:rPr>
    </w:lvl>
    <w:lvl w:ilvl="5">
      <w:start w:val="1"/>
      <w:numFmt w:val="upperRoman"/>
      <w:lvlRestart w:val="0"/>
      <w:suff w:val="space"/>
      <w:lvlText w:val="Part %6"/>
      <w:lvlJc w:val="left"/>
      <w:pPr>
        <w:ind w:left="0" w:firstLine="0"/>
      </w:pPr>
      <w:rPr>
        <w:rFonts w:asciiTheme="majorHAnsi" w:hAnsiTheme="majorHAnsi" w:hint="default"/>
        <w:sz w:val="96"/>
      </w:rPr>
    </w:lvl>
    <w:lvl w:ilvl="6">
      <w:start w:val="1"/>
      <w:numFmt w:val="upperLetter"/>
      <w:lvlRestart w:val="0"/>
      <w:suff w:val="space"/>
      <w:lvlText w:val="Annex %7."/>
      <w:lvlJc w:val="left"/>
      <w:pPr>
        <w:ind w:left="0" w:firstLine="0"/>
      </w:pPr>
      <w:rPr>
        <w:rFonts w:asciiTheme="majorHAnsi" w:hAnsiTheme="majorHAnsi" w:hint="default"/>
      </w:rPr>
    </w:lvl>
    <w:lvl w:ilvl="7">
      <w:start w:val="1"/>
      <w:numFmt w:val="upperLetter"/>
      <w:lvlRestart w:val="6"/>
      <w:suff w:val="space"/>
      <w:lvlText w:val="Annex %6.%8."/>
      <w:lvlJc w:val="left"/>
      <w:pPr>
        <w:ind w:left="0" w:firstLine="0"/>
      </w:pPr>
      <w:rPr>
        <w:rFonts w:asciiTheme="majorHAnsi" w:hAnsiTheme="majorHAnsi" w:hint="default"/>
      </w:rPr>
    </w:lvl>
    <w:lvl w:ilvl="8">
      <w:start w:val="1"/>
      <w:numFmt w:val="upperLetter"/>
      <w:lvlRestart w:val="1"/>
      <w:suff w:val="space"/>
      <w:lvlText w:val="Annex %1.%9."/>
      <w:lvlJc w:val="left"/>
      <w:pPr>
        <w:ind w:left="0" w:firstLine="0"/>
      </w:pPr>
      <w:rPr>
        <w:rFonts w:asciiTheme="majorHAnsi" w:hAnsiTheme="majorHAnsi" w:hint="default"/>
      </w:rPr>
    </w:lvl>
  </w:abstractNum>
  <w:abstractNum w:abstractNumId="22" w15:restartNumberingAfterBreak="0">
    <w:nsid w:val="4C220B75"/>
    <w:multiLevelType w:val="multilevel"/>
    <w:tmpl w:val="19507C8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80" w:firstLine="0"/>
      </w:pPr>
      <w:rPr>
        <w:rFonts w:hint="default"/>
      </w:rPr>
    </w:lvl>
    <w:lvl w:ilvl="3">
      <w:start w:val="1"/>
      <w:numFmt w:val="none"/>
      <w:pStyle w:val="Heading4"/>
      <w:suff w:val="nothing"/>
      <w:lvlText w:val=""/>
      <w:lvlJc w:val="left"/>
      <w:pPr>
        <w:ind w:left="680" w:firstLine="0"/>
      </w:pPr>
      <w:rPr>
        <w:rFonts w:hint="default"/>
      </w:rPr>
    </w:lvl>
    <w:lvl w:ilvl="4">
      <w:start w:val="1"/>
      <w:numFmt w:val="none"/>
      <w:pStyle w:val="Heading5"/>
      <w:suff w:val="nothing"/>
      <w:lvlText w:val=""/>
      <w:lvlJc w:val="left"/>
      <w:pPr>
        <w:ind w:left="680" w:firstLine="0"/>
      </w:pPr>
      <w:rPr>
        <w:rFonts w:hint="default"/>
      </w:rPr>
    </w:lvl>
    <w:lvl w:ilvl="5">
      <w:start w:val="1"/>
      <w:numFmt w:val="decimal"/>
      <w:lvlRestart w:val="1"/>
      <w:pStyle w:val="Para0"/>
      <w:lvlText w:val="%1.%6."/>
      <w:lvlJc w:val="left"/>
      <w:pPr>
        <w:tabs>
          <w:tab w:val="num" w:pos="851"/>
        </w:tabs>
        <w:ind w:left="680" w:firstLine="0"/>
      </w:pPr>
      <w:rPr>
        <w:rFonts w:hint="default"/>
      </w:rPr>
    </w:lvl>
    <w:lvl w:ilvl="6">
      <w:start w:val="1"/>
      <w:numFmt w:val="upperLetter"/>
      <w:lvlRestart w:val="0"/>
      <w:pStyle w:val="Heading7"/>
      <w:suff w:val="space"/>
      <w:lvlText w:val="Annex %7."/>
      <w:lvlJc w:val="center"/>
      <w:pPr>
        <w:ind w:left="0" w:firstLine="288"/>
      </w:pPr>
      <w:rPr>
        <w:rFonts w:hint="default"/>
      </w:rPr>
    </w:lvl>
    <w:lvl w:ilvl="7">
      <w:start w:val="1"/>
      <w:numFmt w:val="none"/>
      <w:pStyle w:val="Heading8"/>
      <w:suff w:val="nothing"/>
      <w:lvlText w:val=""/>
      <w:lvlJc w:val="left"/>
      <w:pPr>
        <w:ind w:left="680" w:firstLine="0"/>
      </w:pPr>
      <w:rPr>
        <w:rFonts w:hint="default"/>
      </w:rPr>
    </w:lvl>
    <w:lvl w:ilvl="8">
      <w:start w:val="1"/>
      <w:numFmt w:val="none"/>
      <w:pStyle w:val="Heading9"/>
      <w:suff w:val="nothing"/>
      <w:lvlText w:val=""/>
      <w:lvlJc w:val="left"/>
      <w:pPr>
        <w:ind w:left="680" w:firstLine="0"/>
      </w:pPr>
      <w:rPr>
        <w:rFonts w:hint="default"/>
      </w:rPr>
    </w:lvl>
  </w:abstractNum>
  <w:abstractNum w:abstractNumId="23" w15:restartNumberingAfterBreak="0">
    <w:nsid w:val="5176726A"/>
    <w:multiLevelType w:val="hybridMultilevel"/>
    <w:tmpl w:val="80140844"/>
    <w:lvl w:ilvl="0" w:tplc="D9AAEAE0">
      <w:start w:val="1"/>
      <w:numFmt w:val="bullet"/>
      <w:pStyle w:val="BulletedList"/>
      <w:lvlText w:val=""/>
      <w:lvlJc w:val="left"/>
      <w:pPr>
        <w:tabs>
          <w:tab w:val="num" w:pos="340"/>
        </w:tabs>
        <w:ind w:left="1361" w:hanging="340"/>
      </w:pPr>
      <w:rPr>
        <w:rFonts w:ascii="Symbol" w:hAnsi="Symbol" w:hint="default"/>
      </w:rPr>
    </w:lvl>
    <w:lvl w:ilvl="1" w:tplc="3DD45682">
      <w:start w:val="1"/>
      <w:numFmt w:val="bullet"/>
      <w:lvlText w:val="o"/>
      <w:lvlJc w:val="left"/>
      <w:pPr>
        <w:tabs>
          <w:tab w:val="num" w:pos="340"/>
        </w:tabs>
        <w:ind w:left="1701" w:hanging="340"/>
      </w:pPr>
      <w:rPr>
        <w:rFonts w:ascii="Courier New" w:hAnsi="Courier New" w:hint="default"/>
      </w:rPr>
    </w:lvl>
    <w:lvl w:ilvl="2" w:tplc="75A6C844">
      <w:start w:val="1"/>
      <w:numFmt w:val="bullet"/>
      <w:lvlText w:val="‒"/>
      <w:lvlJc w:val="left"/>
      <w:pPr>
        <w:tabs>
          <w:tab w:val="num" w:pos="340"/>
        </w:tabs>
        <w:ind w:left="2041" w:hanging="340"/>
      </w:pPr>
      <w:rPr>
        <w:rFonts w:ascii="Calibri" w:hAnsi="Calibri" w:hint="default"/>
      </w:rPr>
    </w:lvl>
    <w:lvl w:ilvl="3" w:tplc="DDBC079E">
      <w:start w:val="1"/>
      <w:numFmt w:val="bullet"/>
      <w:lvlText w:val="‒"/>
      <w:lvlJc w:val="left"/>
      <w:pPr>
        <w:tabs>
          <w:tab w:val="num" w:pos="340"/>
        </w:tabs>
        <w:ind w:left="2381" w:hanging="340"/>
      </w:pPr>
      <w:rPr>
        <w:rFonts w:ascii="Calibri" w:hAnsi="Calibri" w:hint="default"/>
      </w:rPr>
    </w:lvl>
    <w:lvl w:ilvl="4" w:tplc="FA7AE4F4">
      <w:start w:val="1"/>
      <w:numFmt w:val="bullet"/>
      <w:lvlText w:val="‒"/>
      <w:lvlJc w:val="left"/>
      <w:pPr>
        <w:tabs>
          <w:tab w:val="num" w:pos="340"/>
        </w:tabs>
        <w:ind w:left="2722" w:hanging="341"/>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4" w15:restartNumberingAfterBreak="0">
    <w:nsid w:val="6C5254DB"/>
    <w:multiLevelType w:val="hybridMultilevel"/>
    <w:tmpl w:val="79F6501C"/>
    <w:lvl w:ilvl="0" w:tplc="771E15FA">
      <w:start w:val="1"/>
      <w:numFmt w:val="bullet"/>
      <w:lvlText w:val="o"/>
      <w:lvlJc w:val="left"/>
      <w:pPr>
        <w:tabs>
          <w:tab w:val="num" w:pos="340"/>
        </w:tabs>
        <w:ind w:left="1701" w:hanging="34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35C5AB7"/>
    <w:multiLevelType w:val="hybridMultilevel"/>
    <w:tmpl w:val="7548BF20"/>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F6E2001C">
      <w:start w:val="1"/>
      <w:numFmt w:val="bullet"/>
      <w:lvlText w:val="˗"/>
      <w:lvlJc w:val="left"/>
      <w:pPr>
        <w:tabs>
          <w:tab w:val="num" w:pos="340"/>
        </w:tabs>
        <w:ind w:left="2041" w:hanging="340"/>
      </w:pPr>
      <w:rPr>
        <w:rFonts w:ascii="Times New Roman" w:hAnsi="Times New Roman" w:cs="Times New Roman" w:hint="default"/>
      </w:rPr>
    </w:lvl>
    <w:lvl w:ilvl="3" w:tplc="FD7E6002">
      <w:start w:val="1"/>
      <w:numFmt w:val="bullet"/>
      <w:lvlText w:val="˗"/>
      <w:lvlJc w:val="left"/>
      <w:pPr>
        <w:tabs>
          <w:tab w:val="num" w:pos="340"/>
        </w:tabs>
        <w:ind w:left="2381" w:hanging="340"/>
      </w:pPr>
      <w:rPr>
        <w:rFonts w:ascii="Times New Roman" w:hAnsi="Times New Roman" w:cs="Times New Roman" w:hint="default"/>
      </w:rPr>
    </w:lvl>
    <w:lvl w:ilvl="4" w:tplc="B6D4948C">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D4460C7"/>
    <w:multiLevelType w:val="hybridMultilevel"/>
    <w:tmpl w:val="161A4496"/>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9A82E12C">
      <w:start w:val="1"/>
      <w:numFmt w:val="bullet"/>
      <w:lvlText w:val="˗"/>
      <w:lvlJc w:val="left"/>
      <w:pPr>
        <w:tabs>
          <w:tab w:val="num" w:pos="340"/>
        </w:tabs>
        <w:ind w:left="2041" w:hanging="340"/>
      </w:pPr>
      <w:rPr>
        <w:rFonts w:ascii="Times New Roman" w:hAnsi="Times New Roman" w:cs="Times New Roman" w:hint="default"/>
      </w:rPr>
    </w:lvl>
    <w:lvl w:ilvl="3" w:tplc="8D94EB20">
      <w:start w:val="1"/>
      <w:numFmt w:val="bullet"/>
      <w:lvlText w:val="˗"/>
      <w:lvlJc w:val="left"/>
      <w:pPr>
        <w:tabs>
          <w:tab w:val="num" w:pos="340"/>
        </w:tabs>
        <w:ind w:left="2381" w:hanging="340"/>
      </w:pPr>
      <w:rPr>
        <w:rFonts w:ascii="Times New Roman" w:hAnsi="Times New Roman" w:cs="Times New Roman" w:hint="default"/>
      </w:rPr>
    </w:lvl>
    <w:lvl w:ilvl="4" w:tplc="0DC21356">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8"/>
  </w:num>
  <w:num w:numId="13">
    <w:abstractNumId w:val="25"/>
  </w:num>
  <w:num w:numId="14">
    <w:abstractNumId w:val="25"/>
    <w:lvlOverride w:ilvl="0">
      <w:startOverride w:val="1"/>
    </w:lvlOverride>
  </w:num>
  <w:num w:numId="15">
    <w:abstractNumId w:val="24"/>
  </w:num>
  <w:num w:numId="16">
    <w:abstractNumId w:val="10"/>
  </w:num>
  <w:num w:numId="17">
    <w:abstractNumId w:val="14"/>
  </w:num>
  <w:num w:numId="18">
    <w:abstractNumId w:val="26"/>
  </w:num>
  <w:num w:numId="19">
    <w:abstractNumId w:val="12"/>
  </w:num>
  <w:num w:numId="20">
    <w:abstractNumId w:val="20"/>
  </w:num>
  <w:num w:numId="21">
    <w:abstractNumId w:val="11"/>
  </w:num>
  <w:num w:numId="22">
    <w:abstractNumId w:val="21"/>
  </w:num>
  <w:num w:numId="23">
    <w:abstractNumId w:val="16"/>
  </w:num>
  <w:num w:numId="24">
    <w:abstractNumId w:val="23"/>
  </w:num>
  <w:num w:numId="25">
    <w:abstractNumId w:val="19"/>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num>
  <w:num w:numId="31">
    <w:abstractNumId w:val="21"/>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13"/>
  </w:num>
  <w:num w:numId="44">
    <w:abstractNumId w:val="22"/>
  </w:num>
  <w:num w:numId="45">
    <w:abstractNumId w:val="23"/>
  </w:num>
  <w:num w:numId="4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luebery PLANTEROSE">
    <w15:presenceInfo w15:providerId="AD" w15:userId="S::bluebery.planterose@sciencespo.fr::b495b69d-f3c3-4357-9166-ef5b6b692f55"/>
  </w15:person>
  <w15:person w15:author="Fabre  Adrien">
    <w15:presenceInfo w15:providerId="AD" w15:userId="S-1-5-21-2025429265-764733703-1417001333-5661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attachedTemplate r:id="rId1"/>
  <w:stylePaneSortMethod w:val="0000"/>
  <w:trackRevisions/>
  <w:defaultTabStop w:val="720"/>
  <w:evenAndOddHeaders/>
  <w:characterSpacingControl w:val="doNotCompress"/>
  <w:hdrShapeDefaults>
    <o:shapedefaults v:ext="edit" spidmax="2049"/>
  </w:hdrShapeDefaults>
  <w:footnotePr>
    <w:footnote w:id="-1"/>
    <w:footnote w:id="0"/>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OECDDocumentId" w:val="4437A66355FF90F65905C81E8EDC95F6AFD767409F2318C19381BC9A6DA78775"/>
    <w:docVar w:name="OECDTemplateLocation" w:val="W:\Office2016\Workgroup Templates"/>
    <w:docVar w:name="OECDTemplateName" w:val="ONE Author 2019.dotx"/>
    <w:docVar w:name="OECDTemplateVersion" w:val="3.20"/>
  </w:docVars>
  <w:rsids>
    <w:rsidRoot w:val="006B1A7E"/>
    <w:rsid w:val="000037D9"/>
    <w:rsid w:val="00004DAB"/>
    <w:rsid w:val="000064D6"/>
    <w:rsid w:val="00014D2C"/>
    <w:rsid w:val="00017230"/>
    <w:rsid w:val="00024178"/>
    <w:rsid w:val="00027D14"/>
    <w:rsid w:val="00030E8C"/>
    <w:rsid w:val="000338B2"/>
    <w:rsid w:val="00033E50"/>
    <w:rsid w:val="0004402D"/>
    <w:rsid w:val="00044517"/>
    <w:rsid w:val="000454E8"/>
    <w:rsid w:val="0005102C"/>
    <w:rsid w:val="00052575"/>
    <w:rsid w:val="00052588"/>
    <w:rsid w:val="000542B8"/>
    <w:rsid w:val="00055124"/>
    <w:rsid w:val="00055536"/>
    <w:rsid w:val="00064C7A"/>
    <w:rsid w:val="00072F38"/>
    <w:rsid w:val="0007759B"/>
    <w:rsid w:val="00081C27"/>
    <w:rsid w:val="00085197"/>
    <w:rsid w:val="000A5133"/>
    <w:rsid w:val="000A655C"/>
    <w:rsid w:val="000A69AD"/>
    <w:rsid w:val="000B03E2"/>
    <w:rsid w:val="000B74AE"/>
    <w:rsid w:val="000B7665"/>
    <w:rsid w:val="000B7B86"/>
    <w:rsid w:val="000C0FE0"/>
    <w:rsid w:val="000C1DF4"/>
    <w:rsid w:val="000C5FBA"/>
    <w:rsid w:val="000D34F9"/>
    <w:rsid w:val="000D4550"/>
    <w:rsid w:val="000D6A16"/>
    <w:rsid w:val="000E2815"/>
    <w:rsid w:val="000E5F57"/>
    <w:rsid w:val="000F040F"/>
    <w:rsid w:val="000F14F1"/>
    <w:rsid w:val="000F68AF"/>
    <w:rsid w:val="00101323"/>
    <w:rsid w:val="00107675"/>
    <w:rsid w:val="00111592"/>
    <w:rsid w:val="00111A19"/>
    <w:rsid w:val="0011701E"/>
    <w:rsid w:val="00130B1E"/>
    <w:rsid w:val="001313D9"/>
    <w:rsid w:val="00132E78"/>
    <w:rsid w:val="001452D9"/>
    <w:rsid w:val="00146063"/>
    <w:rsid w:val="0014630F"/>
    <w:rsid w:val="00146487"/>
    <w:rsid w:val="0015065F"/>
    <w:rsid w:val="00151AE5"/>
    <w:rsid w:val="001535B9"/>
    <w:rsid w:val="00157A58"/>
    <w:rsid w:val="00160B10"/>
    <w:rsid w:val="00160D78"/>
    <w:rsid w:val="00170C55"/>
    <w:rsid w:val="00173418"/>
    <w:rsid w:val="00183469"/>
    <w:rsid w:val="00192BE9"/>
    <w:rsid w:val="001931F5"/>
    <w:rsid w:val="001933C5"/>
    <w:rsid w:val="00196642"/>
    <w:rsid w:val="001A0602"/>
    <w:rsid w:val="001B2144"/>
    <w:rsid w:val="001B2FAD"/>
    <w:rsid w:val="001B4E01"/>
    <w:rsid w:val="001C0B13"/>
    <w:rsid w:val="001C1F73"/>
    <w:rsid w:val="001C4E4F"/>
    <w:rsid w:val="001C617B"/>
    <w:rsid w:val="001D008B"/>
    <w:rsid w:val="001D3952"/>
    <w:rsid w:val="001E1F22"/>
    <w:rsid w:val="001E47D1"/>
    <w:rsid w:val="001F11B3"/>
    <w:rsid w:val="001F18A8"/>
    <w:rsid w:val="001F63FD"/>
    <w:rsid w:val="001F6920"/>
    <w:rsid w:val="001F76B3"/>
    <w:rsid w:val="00201266"/>
    <w:rsid w:val="00202409"/>
    <w:rsid w:val="00203113"/>
    <w:rsid w:val="00203CC1"/>
    <w:rsid w:val="00210A5D"/>
    <w:rsid w:val="00224AC3"/>
    <w:rsid w:val="0022556E"/>
    <w:rsid w:val="00226659"/>
    <w:rsid w:val="00237A1B"/>
    <w:rsid w:val="00241059"/>
    <w:rsid w:val="0025481A"/>
    <w:rsid w:val="002565E1"/>
    <w:rsid w:val="00263627"/>
    <w:rsid w:val="00263BB4"/>
    <w:rsid w:val="00266687"/>
    <w:rsid w:val="00275477"/>
    <w:rsid w:val="002818F4"/>
    <w:rsid w:val="00287ED5"/>
    <w:rsid w:val="00296CE1"/>
    <w:rsid w:val="002A2091"/>
    <w:rsid w:val="002A226D"/>
    <w:rsid w:val="002A6B56"/>
    <w:rsid w:val="002A6EE0"/>
    <w:rsid w:val="002B353F"/>
    <w:rsid w:val="002C1DD6"/>
    <w:rsid w:val="002D198F"/>
    <w:rsid w:val="002E0230"/>
    <w:rsid w:val="002F3A06"/>
    <w:rsid w:val="002F605B"/>
    <w:rsid w:val="00303173"/>
    <w:rsid w:val="00305C43"/>
    <w:rsid w:val="00310601"/>
    <w:rsid w:val="00313C4F"/>
    <w:rsid w:val="00323108"/>
    <w:rsid w:val="00324483"/>
    <w:rsid w:val="00326CAE"/>
    <w:rsid w:val="003276FA"/>
    <w:rsid w:val="00333261"/>
    <w:rsid w:val="00337396"/>
    <w:rsid w:val="00347AA2"/>
    <w:rsid w:val="00350662"/>
    <w:rsid w:val="00350963"/>
    <w:rsid w:val="00350CCC"/>
    <w:rsid w:val="0035293B"/>
    <w:rsid w:val="003567DF"/>
    <w:rsid w:val="003570CA"/>
    <w:rsid w:val="003578FC"/>
    <w:rsid w:val="00357C9F"/>
    <w:rsid w:val="00366BED"/>
    <w:rsid w:val="00372918"/>
    <w:rsid w:val="00375A7C"/>
    <w:rsid w:val="00376570"/>
    <w:rsid w:val="00381AB2"/>
    <w:rsid w:val="00386F03"/>
    <w:rsid w:val="003957E7"/>
    <w:rsid w:val="003A3A69"/>
    <w:rsid w:val="003A72FB"/>
    <w:rsid w:val="003B0FCE"/>
    <w:rsid w:val="003B2EF0"/>
    <w:rsid w:val="003B312C"/>
    <w:rsid w:val="003B42F8"/>
    <w:rsid w:val="003C02AD"/>
    <w:rsid w:val="003C4738"/>
    <w:rsid w:val="003C6E42"/>
    <w:rsid w:val="003D0071"/>
    <w:rsid w:val="003D0145"/>
    <w:rsid w:val="003D0D81"/>
    <w:rsid w:val="003D283F"/>
    <w:rsid w:val="003E0362"/>
    <w:rsid w:val="003E2E5C"/>
    <w:rsid w:val="003E5BE5"/>
    <w:rsid w:val="003E6393"/>
    <w:rsid w:val="003E7235"/>
    <w:rsid w:val="003F3341"/>
    <w:rsid w:val="003F3E9F"/>
    <w:rsid w:val="003F6D86"/>
    <w:rsid w:val="003F7368"/>
    <w:rsid w:val="004036CB"/>
    <w:rsid w:val="00403A1F"/>
    <w:rsid w:val="00404A52"/>
    <w:rsid w:val="00407712"/>
    <w:rsid w:val="004120ED"/>
    <w:rsid w:val="004230BA"/>
    <w:rsid w:val="004234CE"/>
    <w:rsid w:val="004243B4"/>
    <w:rsid w:val="004259A6"/>
    <w:rsid w:val="004348F1"/>
    <w:rsid w:val="0043658D"/>
    <w:rsid w:val="00440FA5"/>
    <w:rsid w:val="00444C08"/>
    <w:rsid w:val="004529B7"/>
    <w:rsid w:val="00452DA0"/>
    <w:rsid w:val="00456E03"/>
    <w:rsid w:val="00461C3F"/>
    <w:rsid w:val="0046201C"/>
    <w:rsid w:val="004622CF"/>
    <w:rsid w:val="00462721"/>
    <w:rsid w:val="00464ED3"/>
    <w:rsid w:val="004661B2"/>
    <w:rsid w:val="004A00A8"/>
    <w:rsid w:val="004A117A"/>
    <w:rsid w:val="004A1A3F"/>
    <w:rsid w:val="004A1A7B"/>
    <w:rsid w:val="004A6F9B"/>
    <w:rsid w:val="004B05DA"/>
    <w:rsid w:val="004B163D"/>
    <w:rsid w:val="004B7B10"/>
    <w:rsid w:val="004C102F"/>
    <w:rsid w:val="004E100F"/>
    <w:rsid w:val="004E4993"/>
    <w:rsid w:val="004F1D9C"/>
    <w:rsid w:val="004F644E"/>
    <w:rsid w:val="004F6BF2"/>
    <w:rsid w:val="004F6CB7"/>
    <w:rsid w:val="005011D9"/>
    <w:rsid w:val="00502163"/>
    <w:rsid w:val="00502342"/>
    <w:rsid w:val="005059C6"/>
    <w:rsid w:val="00510E93"/>
    <w:rsid w:val="00511263"/>
    <w:rsid w:val="005226A5"/>
    <w:rsid w:val="00523806"/>
    <w:rsid w:val="00524708"/>
    <w:rsid w:val="00524825"/>
    <w:rsid w:val="0052749E"/>
    <w:rsid w:val="005360A8"/>
    <w:rsid w:val="005361EC"/>
    <w:rsid w:val="00541F0D"/>
    <w:rsid w:val="00543135"/>
    <w:rsid w:val="005527A6"/>
    <w:rsid w:val="0056606B"/>
    <w:rsid w:val="00567146"/>
    <w:rsid w:val="00575855"/>
    <w:rsid w:val="00576984"/>
    <w:rsid w:val="00582D40"/>
    <w:rsid w:val="00593D13"/>
    <w:rsid w:val="005A0A55"/>
    <w:rsid w:val="005A361C"/>
    <w:rsid w:val="005A41B4"/>
    <w:rsid w:val="005A4A42"/>
    <w:rsid w:val="005A6B81"/>
    <w:rsid w:val="005B734D"/>
    <w:rsid w:val="005B7CA2"/>
    <w:rsid w:val="005C2BAF"/>
    <w:rsid w:val="005D25FC"/>
    <w:rsid w:val="005D450E"/>
    <w:rsid w:val="005D5F8F"/>
    <w:rsid w:val="005D7D42"/>
    <w:rsid w:val="005E3782"/>
    <w:rsid w:val="00603681"/>
    <w:rsid w:val="0061216A"/>
    <w:rsid w:val="006128C8"/>
    <w:rsid w:val="006218BD"/>
    <w:rsid w:val="00622E0C"/>
    <w:rsid w:val="00625626"/>
    <w:rsid w:val="006304BF"/>
    <w:rsid w:val="00635AEE"/>
    <w:rsid w:val="00640529"/>
    <w:rsid w:val="00642FAC"/>
    <w:rsid w:val="00644510"/>
    <w:rsid w:val="00644FCE"/>
    <w:rsid w:val="00680162"/>
    <w:rsid w:val="0068361F"/>
    <w:rsid w:val="006A1139"/>
    <w:rsid w:val="006B1A7E"/>
    <w:rsid w:val="006B38E2"/>
    <w:rsid w:val="006B4BAA"/>
    <w:rsid w:val="006B7345"/>
    <w:rsid w:val="006B7A61"/>
    <w:rsid w:val="006C35CC"/>
    <w:rsid w:val="006C7B61"/>
    <w:rsid w:val="006D1C15"/>
    <w:rsid w:val="006D2B23"/>
    <w:rsid w:val="006E50BA"/>
    <w:rsid w:val="006E5AA5"/>
    <w:rsid w:val="0070033F"/>
    <w:rsid w:val="00702398"/>
    <w:rsid w:val="00710E8C"/>
    <w:rsid w:val="00711F1B"/>
    <w:rsid w:val="00712B15"/>
    <w:rsid w:val="007135D0"/>
    <w:rsid w:val="00722339"/>
    <w:rsid w:val="00724333"/>
    <w:rsid w:val="00724820"/>
    <w:rsid w:val="0072602D"/>
    <w:rsid w:val="007306FA"/>
    <w:rsid w:val="007323ED"/>
    <w:rsid w:val="00733ED1"/>
    <w:rsid w:val="00734135"/>
    <w:rsid w:val="00735C39"/>
    <w:rsid w:val="00743058"/>
    <w:rsid w:val="00743381"/>
    <w:rsid w:val="00751C1B"/>
    <w:rsid w:val="00753095"/>
    <w:rsid w:val="00753EEE"/>
    <w:rsid w:val="00754C15"/>
    <w:rsid w:val="00757D43"/>
    <w:rsid w:val="007622EA"/>
    <w:rsid w:val="00762B89"/>
    <w:rsid w:val="007712AC"/>
    <w:rsid w:val="007728EB"/>
    <w:rsid w:val="007823FE"/>
    <w:rsid w:val="007836B4"/>
    <w:rsid w:val="00785A1E"/>
    <w:rsid w:val="0079064D"/>
    <w:rsid w:val="00796525"/>
    <w:rsid w:val="007A76BA"/>
    <w:rsid w:val="007B1A88"/>
    <w:rsid w:val="007B31F6"/>
    <w:rsid w:val="007B32B0"/>
    <w:rsid w:val="007B64FE"/>
    <w:rsid w:val="007C3714"/>
    <w:rsid w:val="007C5CAD"/>
    <w:rsid w:val="007C6866"/>
    <w:rsid w:val="007D09AE"/>
    <w:rsid w:val="007D21CF"/>
    <w:rsid w:val="007D7784"/>
    <w:rsid w:val="007F3BCE"/>
    <w:rsid w:val="007F41F9"/>
    <w:rsid w:val="00803F69"/>
    <w:rsid w:val="00804ACC"/>
    <w:rsid w:val="008127CA"/>
    <w:rsid w:val="008129C4"/>
    <w:rsid w:val="00814FD3"/>
    <w:rsid w:val="00816695"/>
    <w:rsid w:val="00820362"/>
    <w:rsid w:val="00821370"/>
    <w:rsid w:val="008230ED"/>
    <w:rsid w:val="00825BF9"/>
    <w:rsid w:val="00827FB5"/>
    <w:rsid w:val="00833FF5"/>
    <w:rsid w:val="00835614"/>
    <w:rsid w:val="008460B0"/>
    <w:rsid w:val="00846824"/>
    <w:rsid w:val="008542C2"/>
    <w:rsid w:val="008566CB"/>
    <w:rsid w:val="00857920"/>
    <w:rsid w:val="0086742E"/>
    <w:rsid w:val="008728E0"/>
    <w:rsid w:val="008757C6"/>
    <w:rsid w:val="00880E82"/>
    <w:rsid w:val="00882314"/>
    <w:rsid w:val="00884F02"/>
    <w:rsid w:val="00895D73"/>
    <w:rsid w:val="008B5E8B"/>
    <w:rsid w:val="008C38B5"/>
    <w:rsid w:val="008C5973"/>
    <w:rsid w:val="008C7702"/>
    <w:rsid w:val="008D783F"/>
    <w:rsid w:val="008E2C7C"/>
    <w:rsid w:val="008E2F6C"/>
    <w:rsid w:val="008F0F36"/>
    <w:rsid w:val="008F0F84"/>
    <w:rsid w:val="008F1437"/>
    <w:rsid w:val="008F632C"/>
    <w:rsid w:val="008F66D2"/>
    <w:rsid w:val="008F6F27"/>
    <w:rsid w:val="008F7A96"/>
    <w:rsid w:val="00904F11"/>
    <w:rsid w:val="00907E59"/>
    <w:rsid w:val="00916BDE"/>
    <w:rsid w:val="0092327D"/>
    <w:rsid w:val="009305C4"/>
    <w:rsid w:val="009321E4"/>
    <w:rsid w:val="0093281A"/>
    <w:rsid w:val="00935D51"/>
    <w:rsid w:val="00943271"/>
    <w:rsid w:val="0094705D"/>
    <w:rsid w:val="00961C60"/>
    <w:rsid w:val="0096394A"/>
    <w:rsid w:val="0096519D"/>
    <w:rsid w:val="00966A58"/>
    <w:rsid w:val="0096728F"/>
    <w:rsid w:val="0097116C"/>
    <w:rsid w:val="009811DE"/>
    <w:rsid w:val="00982C10"/>
    <w:rsid w:val="0098377F"/>
    <w:rsid w:val="00991A9A"/>
    <w:rsid w:val="0099203B"/>
    <w:rsid w:val="00992AB5"/>
    <w:rsid w:val="009A22AE"/>
    <w:rsid w:val="009A3363"/>
    <w:rsid w:val="009A4284"/>
    <w:rsid w:val="009B36EC"/>
    <w:rsid w:val="009B3725"/>
    <w:rsid w:val="009B4679"/>
    <w:rsid w:val="009C532B"/>
    <w:rsid w:val="009C697D"/>
    <w:rsid w:val="009D0A30"/>
    <w:rsid w:val="009D0EC4"/>
    <w:rsid w:val="009D30C1"/>
    <w:rsid w:val="009D6989"/>
    <w:rsid w:val="009E05F9"/>
    <w:rsid w:val="009E1A99"/>
    <w:rsid w:val="009E3337"/>
    <w:rsid w:val="009E7C04"/>
    <w:rsid w:val="009F7287"/>
    <w:rsid w:val="00A01981"/>
    <w:rsid w:val="00A07625"/>
    <w:rsid w:val="00A104FC"/>
    <w:rsid w:val="00A10ACB"/>
    <w:rsid w:val="00A1253E"/>
    <w:rsid w:val="00A12B7B"/>
    <w:rsid w:val="00A14DC4"/>
    <w:rsid w:val="00A1735A"/>
    <w:rsid w:val="00A20967"/>
    <w:rsid w:val="00A21E27"/>
    <w:rsid w:val="00A33D14"/>
    <w:rsid w:val="00A35B3A"/>
    <w:rsid w:val="00A37D0A"/>
    <w:rsid w:val="00A40263"/>
    <w:rsid w:val="00A42716"/>
    <w:rsid w:val="00A506C1"/>
    <w:rsid w:val="00A61DC4"/>
    <w:rsid w:val="00A73BFF"/>
    <w:rsid w:val="00A74AFD"/>
    <w:rsid w:val="00A752EA"/>
    <w:rsid w:val="00A76883"/>
    <w:rsid w:val="00A8126B"/>
    <w:rsid w:val="00A81F07"/>
    <w:rsid w:val="00A92F3D"/>
    <w:rsid w:val="00A95B06"/>
    <w:rsid w:val="00A961E9"/>
    <w:rsid w:val="00AA591D"/>
    <w:rsid w:val="00AA7673"/>
    <w:rsid w:val="00AB34FF"/>
    <w:rsid w:val="00AB5A6F"/>
    <w:rsid w:val="00AC4AE2"/>
    <w:rsid w:val="00AC5E9B"/>
    <w:rsid w:val="00AC7B0C"/>
    <w:rsid w:val="00AD0046"/>
    <w:rsid w:val="00AD08D5"/>
    <w:rsid w:val="00AD15C4"/>
    <w:rsid w:val="00AD196B"/>
    <w:rsid w:val="00AD32A7"/>
    <w:rsid w:val="00AD373D"/>
    <w:rsid w:val="00AE48DF"/>
    <w:rsid w:val="00AE5FED"/>
    <w:rsid w:val="00B0250B"/>
    <w:rsid w:val="00B05E07"/>
    <w:rsid w:val="00B06D82"/>
    <w:rsid w:val="00B11E2C"/>
    <w:rsid w:val="00B12F75"/>
    <w:rsid w:val="00B1578F"/>
    <w:rsid w:val="00B16E93"/>
    <w:rsid w:val="00B20886"/>
    <w:rsid w:val="00B34036"/>
    <w:rsid w:val="00B363EB"/>
    <w:rsid w:val="00B42F27"/>
    <w:rsid w:val="00B46C8D"/>
    <w:rsid w:val="00B50031"/>
    <w:rsid w:val="00B56F33"/>
    <w:rsid w:val="00B66B2E"/>
    <w:rsid w:val="00B67859"/>
    <w:rsid w:val="00B720F6"/>
    <w:rsid w:val="00B7351B"/>
    <w:rsid w:val="00BA01C3"/>
    <w:rsid w:val="00BA1ADD"/>
    <w:rsid w:val="00BA28FD"/>
    <w:rsid w:val="00BD44CF"/>
    <w:rsid w:val="00BD4F7D"/>
    <w:rsid w:val="00BD584D"/>
    <w:rsid w:val="00BE268B"/>
    <w:rsid w:val="00BF1697"/>
    <w:rsid w:val="00BF53D8"/>
    <w:rsid w:val="00BF773A"/>
    <w:rsid w:val="00C0190E"/>
    <w:rsid w:val="00C03067"/>
    <w:rsid w:val="00C168E2"/>
    <w:rsid w:val="00C24704"/>
    <w:rsid w:val="00C26DD0"/>
    <w:rsid w:val="00C3172F"/>
    <w:rsid w:val="00C3513F"/>
    <w:rsid w:val="00C40110"/>
    <w:rsid w:val="00C43213"/>
    <w:rsid w:val="00C45E14"/>
    <w:rsid w:val="00C5382F"/>
    <w:rsid w:val="00C549BA"/>
    <w:rsid w:val="00C611FD"/>
    <w:rsid w:val="00C6171E"/>
    <w:rsid w:val="00C710A7"/>
    <w:rsid w:val="00C71392"/>
    <w:rsid w:val="00C732F4"/>
    <w:rsid w:val="00C77599"/>
    <w:rsid w:val="00C83CC5"/>
    <w:rsid w:val="00C9339D"/>
    <w:rsid w:val="00CA1A65"/>
    <w:rsid w:val="00CA2765"/>
    <w:rsid w:val="00CA27CC"/>
    <w:rsid w:val="00CA2E49"/>
    <w:rsid w:val="00CB3A22"/>
    <w:rsid w:val="00CB6B34"/>
    <w:rsid w:val="00CC1A99"/>
    <w:rsid w:val="00CC3749"/>
    <w:rsid w:val="00CC41F7"/>
    <w:rsid w:val="00CC5342"/>
    <w:rsid w:val="00CD6A6F"/>
    <w:rsid w:val="00CE2207"/>
    <w:rsid w:val="00CE347A"/>
    <w:rsid w:val="00CE4798"/>
    <w:rsid w:val="00CE6E7E"/>
    <w:rsid w:val="00CF1E7B"/>
    <w:rsid w:val="00CF4424"/>
    <w:rsid w:val="00CF6762"/>
    <w:rsid w:val="00D02666"/>
    <w:rsid w:val="00D03CC5"/>
    <w:rsid w:val="00D047D4"/>
    <w:rsid w:val="00D048EC"/>
    <w:rsid w:val="00D05A24"/>
    <w:rsid w:val="00D15234"/>
    <w:rsid w:val="00D20610"/>
    <w:rsid w:val="00D20C3E"/>
    <w:rsid w:val="00D216F4"/>
    <w:rsid w:val="00D21923"/>
    <w:rsid w:val="00D21B35"/>
    <w:rsid w:val="00D27A8B"/>
    <w:rsid w:val="00D32675"/>
    <w:rsid w:val="00D3286C"/>
    <w:rsid w:val="00D33BA3"/>
    <w:rsid w:val="00D34B6C"/>
    <w:rsid w:val="00D34E37"/>
    <w:rsid w:val="00D43B52"/>
    <w:rsid w:val="00D44838"/>
    <w:rsid w:val="00D45551"/>
    <w:rsid w:val="00D52504"/>
    <w:rsid w:val="00D5651D"/>
    <w:rsid w:val="00D73C3A"/>
    <w:rsid w:val="00D81E01"/>
    <w:rsid w:val="00D854FA"/>
    <w:rsid w:val="00D919C2"/>
    <w:rsid w:val="00D942EC"/>
    <w:rsid w:val="00D95933"/>
    <w:rsid w:val="00D96407"/>
    <w:rsid w:val="00D972AE"/>
    <w:rsid w:val="00DA12AF"/>
    <w:rsid w:val="00DA6053"/>
    <w:rsid w:val="00DA70B9"/>
    <w:rsid w:val="00DA79F8"/>
    <w:rsid w:val="00DB5EA7"/>
    <w:rsid w:val="00DB7564"/>
    <w:rsid w:val="00DC314E"/>
    <w:rsid w:val="00DC4A8C"/>
    <w:rsid w:val="00DC7E9E"/>
    <w:rsid w:val="00DD518A"/>
    <w:rsid w:val="00DE3CDB"/>
    <w:rsid w:val="00DE3D1B"/>
    <w:rsid w:val="00DF05D2"/>
    <w:rsid w:val="00DF1A57"/>
    <w:rsid w:val="00E00E25"/>
    <w:rsid w:val="00E02F2E"/>
    <w:rsid w:val="00E03786"/>
    <w:rsid w:val="00E1286D"/>
    <w:rsid w:val="00E14045"/>
    <w:rsid w:val="00E35131"/>
    <w:rsid w:val="00E4492C"/>
    <w:rsid w:val="00E53877"/>
    <w:rsid w:val="00E62D2A"/>
    <w:rsid w:val="00E630F4"/>
    <w:rsid w:val="00E6583F"/>
    <w:rsid w:val="00E6592E"/>
    <w:rsid w:val="00E67FB6"/>
    <w:rsid w:val="00E7474A"/>
    <w:rsid w:val="00E82D9D"/>
    <w:rsid w:val="00E83500"/>
    <w:rsid w:val="00E852E3"/>
    <w:rsid w:val="00E855C5"/>
    <w:rsid w:val="00E8719C"/>
    <w:rsid w:val="00E90680"/>
    <w:rsid w:val="00E926A1"/>
    <w:rsid w:val="00E951AC"/>
    <w:rsid w:val="00EA6A82"/>
    <w:rsid w:val="00EB24D5"/>
    <w:rsid w:val="00EB6949"/>
    <w:rsid w:val="00EC45EF"/>
    <w:rsid w:val="00EC61F0"/>
    <w:rsid w:val="00ED1FCF"/>
    <w:rsid w:val="00ED300D"/>
    <w:rsid w:val="00ED7AD3"/>
    <w:rsid w:val="00EE2E27"/>
    <w:rsid w:val="00EE5B62"/>
    <w:rsid w:val="00EE64E3"/>
    <w:rsid w:val="00EF332B"/>
    <w:rsid w:val="00EF6B7C"/>
    <w:rsid w:val="00F06007"/>
    <w:rsid w:val="00F066DD"/>
    <w:rsid w:val="00F1516C"/>
    <w:rsid w:val="00F15B0A"/>
    <w:rsid w:val="00F16C6F"/>
    <w:rsid w:val="00F2231D"/>
    <w:rsid w:val="00F24F1E"/>
    <w:rsid w:val="00F33C07"/>
    <w:rsid w:val="00F34274"/>
    <w:rsid w:val="00F40E07"/>
    <w:rsid w:val="00F4273D"/>
    <w:rsid w:val="00F443C5"/>
    <w:rsid w:val="00F47BCF"/>
    <w:rsid w:val="00F47D46"/>
    <w:rsid w:val="00F509A8"/>
    <w:rsid w:val="00F6022E"/>
    <w:rsid w:val="00F66528"/>
    <w:rsid w:val="00F71E0B"/>
    <w:rsid w:val="00F733B8"/>
    <w:rsid w:val="00F7680F"/>
    <w:rsid w:val="00F76FA7"/>
    <w:rsid w:val="00F82B3D"/>
    <w:rsid w:val="00F84F5A"/>
    <w:rsid w:val="00F85065"/>
    <w:rsid w:val="00F86193"/>
    <w:rsid w:val="00F9011F"/>
    <w:rsid w:val="00F90C20"/>
    <w:rsid w:val="00F92475"/>
    <w:rsid w:val="00F936EA"/>
    <w:rsid w:val="00F95E8C"/>
    <w:rsid w:val="00FA4D10"/>
    <w:rsid w:val="00FA7E95"/>
    <w:rsid w:val="00FB0CE9"/>
    <w:rsid w:val="00FB5E31"/>
    <w:rsid w:val="00FB6DA4"/>
    <w:rsid w:val="00FC5858"/>
    <w:rsid w:val="00FD55BA"/>
    <w:rsid w:val="00FD659A"/>
    <w:rsid w:val="00FD6C4D"/>
    <w:rsid w:val="00FD7BD8"/>
    <w:rsid w:val="00FE164A"/>
    <w:rsid w:val="00FE1D5D"/>
    <w:rsid w:val="00FE1D84"/>
    <w:rsid w:val="00FF2512"/>
    <w:rsid w:val="00FF25F6"/>
    <w:rsid w:val="00FF2F1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68957"/>
  <w15:chartTrackingRefBased/>
  <w15:docId w15:val="{2947B6F8-8106-4107-B387-6B5D5DC8B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GB" w:eastAsia="en-US"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uiPriority="1" w:qFormat="1"/>
    <w:lsdException w:name="heading 6" w:uiPriority="1" w:qFormat="1"/>
    <w:lsdException w:name="heading 7" w:uiPriority="12" w:qFormat="1"/>
    <w:lsdException w:name="heading 8" w:uiPriority="9"/>
    <w:lsdException w:name="heading 9" w:uiPriority="1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B34FF"/>
    <w:pPr>
      <w:widowControl w:val="0"/>
      <w:jc w:val="both"/>
    </w:pPr>
  </w:style>
  <w:style w:type="paragraph" w:styleId="Heading1">
    <w:name w:val="heading 1"/>
    <w:basedOn w:val="Normal"/>
    <w:next w:val="Para1"/>
    <w:link w:val="Heading1Char"/>
    <w:uiPriority w:val="1"/>
    <w:qFormat/>
    <w:rsid w:val="006B1A7E"/>
    <w:pPr>
      <w:keepNext/>
      <w:keepLines/>
      <w:widowControl/>
      <w:numPr>
        <w:numId w:val="44"/>
      </w:numPr>
      <w:tabs>
        <w:tab w:val="left" w:pos="850"/>
        <w:tab w:val="left" w:pos="1191"/>
        <w:tab w:val="left" w:pos="1531"/>
      </w:tabs>
      <w:spacing w:before="480" w:after="240"/>
      <w:jc w:val="left"/>
      <w:outlineLvl w:val="0"/>
    </w:pPr>
    <w:rPr>
      <w:rFonts w:cstheme="majorBidi"/>
      <w:b/>
      <w:bCs/>
      <w:color w:val="4E81BD"/>
      <w:kern w:val="28"/>
      <w:sz w:val="24"/>
    </w:rPr>
  </w:style>
  <w:style w:type="paragraph" w:styleId="Heading2">
    <w:name w:val="heading 2"/>
    <w:basedOn w:val="Normal"/>
    <w:next w:val="Para1"/>
    <w:link w:val="Heading2Char"/>
    <w:uiPriority w:val="1"/>
    <w:qFormat/>
    <w:rsid w:val="006B1A7E"/>
    <w:pPr>
      <w:keepNext/>
      <w:widowControl/>
      <w:numPr>
        <w:ilvl w:val="1"/>
        <w:numId w:val="44"/>
      </w:numPr>
      <w:tabs>
        <w:tab w:val="left" w:pos="850"/>
        <w:tab w:val="left" w:pos="1191"/>
        <w:tab w:val="left" w:pos="1531"/>
      </w:tabs>
      <w:spacing w:before="240" w:after="240"/>
      <w:ind w:right="680"/>
      <w:jc w:val="left"/>
      <w:outlineLvl w:val="1"/>
    </w:pPr>
    <w:rPr>
      <w:rFonts w:cstheme="majorBidi"/>
      <w:b/>
      <w:bCs/>
      <w:sz w:val="24"/>
    </w:rPr>
  </w:style>
  <w:style w:type="paragraph" w:styleId="Heading3">
    <w:name w:val="heading 3"/>
    <w:basedOn w:val="Normal"/>
    <w:next w:val="Para1"/>
    <w:link w:val="Heading3Char"/>
    <w:uiPriority w:val="1"/>
    <w:qFormat/>
    <w:rsid w:val="006B1A7E"/>
    <w:pPr>
      <w:keepNext/>
      <w:keepLines/>
      <w:widowControl/>
      <w:numPr>
        <w:ilvl w:val="2"/>
        <w:numId w:val="44"/>
      </w:numPr>
      <w:tabs>
        <w:tab w:val="left" w:pos="850"/>
        <w:tab w:val="left" w:pos="1191"/>
        <w:tab w:val="left" w:pos="1531"/>
      </w:tabs>
      <w:spacing w:before="240" w:after="120"/>
      <w:ind w:right="680"/>
      <w:jc w:val="left"/>
      <w:outlineLvl w:val="2"/>
    </w:pPr>
    <w:rPr>
      <w:rFonts w:cstheme="majorBidi"/>
      <w:b/>
      <w:bCs/>
      <w:i/>
      <w:iCs/>
      <w:color w:val="262626"/>
      <w:sz w:val="24"/>
    </w:rPr>
  </w:style>
  <w:style w:type="paragraph" w:styleId="Heading4">
    <w:name w:val="heading 4"/>
    <w:basedOn w:val="Normal"/>
    <w:next w:val="Para1"/>
    <w:link w:val="Heading4Char"/>
    <w:uiPriority w:val="1"/>
    <w:qFormat/>
    <w:rsid w:val="006B1A7E"/>
    <w:pPr>
      <w:keepNext/>
      <w:keepLines/>
      <w:widowControl/>
      <w:numPr>
        <w:ilvl w:val="3"/>
        <w:numId w:val="44"/>
      </w:numPr>
      <w:tabs>
        <w:tab w:val="left" w:pos="850"/>
        <w:tab w:val="left" w:pos="1191"/>
        <w:tab w:val="left" w:pos="1531"/>
      </w:tabs>
      <w:spacing w:before="240" w:after="120"/>
      <w:ind w:right="680"/>
      <w:jc w:val="left"/>
      <w:outlineLvl w:val="3"/>
    </w:pPr>
    <w:rPr>
      <w:rFonts w:cstheme="majorBidi"/>
      <w:i/>
      <w:iCs/>
      <w:color w:val="000000" w:themeColor="text1"/>
      <w:sz w:val="24"/>
    </w:rPr>
  </w:style>
  <w:style w:type="paragraph" w:styleId="Heading5">
    <w:name w:val="heading 5"/>
    <w:basedOn w:val="Normal"/>
    <w:next w:val="Para1"/>
    <w:link w:val="Heading5Char"/>
    <w:uiPriority w:val="1"/>
    <w:qFormat/>
    <w:rsid w:val="006B1A7E"/>
    <w:pPr>
      <w:keepNext/>
      <w:keepLines/>
      <w:widowControl/>
      <w:numPr>
        <w:ilvl w:val="4"/>
        <w:numId w:val="44"/>
      </w:numPr>
      <w:tabs>
        <w:tab w:val="left" w:pos="850"/>
        <w:tab w:val="left" w:pos="1191"/>
        <w:tab w:val="left" w:pos="1531"/>
      </w:tabs>
      <w:spacing w:before="240" w:after="120"/>
      <w:ind w:right="680"/>
      <w:jc w:val="left"/>
      <w:outlineLvl w:val="4"/>
    </w:pPr>
    <w:rPr>
      <w:rFonts w:cstheme="majorBidi"/>
      <w:color w:val="000000" w:themeColor="text1"/>
      <w:sz w:val="24"/>
    </w:rPr>
  </w:style>
  <w:style w:type="paragraph" w:styleId="Heading6">
    <w:name w:val="heading 6"/>
    <w:aliases w:val="Part"/>
    <w:basedOn w:val="Normal"/>
    <w:next w:val="Heading1"/>
    <w:link w:val="Heading6Char"/>
    <w:uiPriority w:val="1"/>
    <w:qFormat/>
    <w:rsid w:val="006B1A7E"/>
    <w:pPr>
      <w:keepNext/>
      <w:widowControl/>
      <w:tabs>
        <w:tab w:val="left" w:pos="850"/>
        <w:tab w:val="left" w:pos="1191"/>
        <w:tab w:val="left" w:pos="1531"/>
      </w:tabs>
      <w:spacing w:before="1200" w:after="720"/>
      <w:jc w:val="center"/>
      <w:outlineLvl w:val="5"/>
    </w:pPr>
    <w:rPr>
      <w:rFonts w:cstheme="majorBidi"/>
      <w:b/>
      <w:color w:val="4E81BD"/>
      <w:sz w:val="28"/>
    </w:rPr>
  </w:style>
  <w:style w:type="paragraph" w:styleId="Heading7">
    <w:name w:val="heading 7"/>
    <w:aliases w:val="Doc AnnX"/>
    <w:basedOn w:val="Normal"/>
    <w:next w:val="Para1"/>
    <w:link w:val="Heading7Char"/>
    <w:uiPriority w:val="12"/>
    <w:qFormat/>
    <w:rsid w:val="006B1A7E"/>
    <w:pPr>
      <w:keepNext/>
      <w:widowControl/>
      <w:numPr>
        <w:ilvl w:val="6"/>
        <w:numId w:val="44"/>
      </w:numPr>
      <w:tabs>
        <w:tab w:val="left" w:pos="850"/>
        <w:tab w:val="left" w:pos="1191"/>
        <w:tab w:val="left" w:pos="1531"/>
      </w:tabs>
      <w:spacing w:before="1200" w:after="720"/>
      <w:jc w:val="center"/>
      <w:outlineLvl w:val="6"/>
    </w:pPr>
    <w:rPr>
      <w:rFonts w:cstheme="majorBidi"/>
      <w:b/>
      <w:color w:val="4E81BD"/>
      <w:sz w:val="28"/>
    </w:rPr>
  </w:style>
  <w:style w:type="paragraph" w:styleId="Heading8">
    <w:name w:val="heading 8"/>
    <w:aliases w:val="Part AnnX"/>
    <w:next w:val="Para1"/>
    <w:link w:val="Heading8Char"/>
    <w:uiPriority w:val="9"/>
    <w:rsid w:val="00B06D82"/>
    <w:pPr>
      <w:keepNext/>
      <w:pageBreakBefore/>
      <w:numPr>
        <w:ilvl w:val="7"/>
        <w:numId w:val="44"/>
      </w:numPr>
      <w:spacing w:before="1200" w:after="720"/>
      <w:jc w:val="center"/>
      <w:outlineLvl w:val="7"/>
    </w:pPr>
    <w:rPr>
      <w:rFonts w:asciiTheme="majorHAnsi" w:eastAsiaTheme="majorEastAsia" w:hAnsiTheme="majorHAnsi" w:cstheme="majorBidi"/>
      <w:b/>
      <w:color w:val="4E81BD" w:themeColor="accent1"/>
      <w:sz w:val="28"/>
      <w:szCs w:val="21"/>
    </w:rPr>
  </w:style>
  <w:style w:type="paragraph" w:styleId="Heading9">
    <w:name w:val="heading 9"/>
    <w:aliases w:val="Chap AnnX"/>
    <w:basedOn w:val="Heading8"/>
    <w:next w:val="Para1"/>
    <w:link w:val="Heading9Char"/>
    <w:uiPriority w:val="14"/>
    <w:qFormat/>
    <w:rsid w:val="006B1A7E"/>
    <w:pPr>
      <w:pageBreakBefore w:val="0"/>
      <w:numPr>
        <w:ilvl w:val="8"/>
      </w:numPr>
      <w:tabs>
        <w:tab w:val="left" w:pos="850"/>
        <w:tab w:val="left" w:pos="1191"/>
        <w:tab w:val="left" w:pos="1531"/>
      </w:tabs>
      <w:outlineLvl w:val="8"/>
    </w:pPr>
    <w:rPr>
      <w:rFonts w:ascii="Times New Roman" w:eastAsiaTheme="minorHAnsi" w:hAnsi="Times New Roman"/>
      <w:color w:val="4E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w:basedOn w:val="Normal"/>
    <w:link w:val="ParaChar"/>
    <w:uiPriority w:val="3"/>
    <w:qFormat/>
    <w:rsid w:val="006B1A7E"/>
    <w:pPr>
      <w:widowControl/>
      <w:spacing w:before="120" w:after="120"/>
      <w:ind w:left="680" w:right="680"/>
    </w:pPr>
    <w:rPr>
      <w:rFonts w:eastAsia="SimSun"/>
    </w:rPr>
  </w:style>
  <w:style w:type="paragraph" w:styleId="Title">
    <w:name w:val="Title"/>
    <w:basedOn w:val="Normal"/>
    <w:next w:val="Para1"/>
    <w:link w:val="TitleChar"/>
    <w:qFormat/>
    <w:rsid w:val="006B1A7E"/>
    <w:pPr>
      <w:keepNext/>
      <w:keepLines/>
      <w:widowControl/>
      <w:tabs>
        <w:tab w:val="left" w:pos="850"/>
        <w:tab w:val="left" w:pos="1191"/>
        <w:tab w:val="left" w:pos="1531"/>
      </w:tabs>
      <w:spacing w:before="1200" w:after="720"/>
      <w:ind w:left="680" w:right="680"/>
      <w:jc w:val="center"/>
      <w:outlineLvl w:val="0"/>
    </w:pPr>
    <w:rPr>
      <w:rFonts w:cs="Arial"/>
      <w:bCs/>
      <w:i/>
      <w:color w:val="4E81BD"/>
      <w:kern w:val="28"/>
      <w:sz w:val="32"/>
      <w:szCs w:val="32"/>
    </w:rPr>
  </w:style>
  <w:style w:type="character" w:customStyle="1" w:styleId="ParaChar">
    <w:name w:val="Para Char"/>
    <w:basedOn w:val="DefaultParagraphFont"/>
    <w:link w:val="Para1"/>
    <w:uiPriority w:val="3"/>
    <w:rsid w:val="006B1A7E"/>
    <w:rPr>
      <w:rFonts w:eastAsia="SimSun"/>
    </w:rPr>
  </w:style>
  <w:style w:type="character" w:customStyle="1" w:styleId="TitleChar">
    <w:name w:val="Title Char"/>
    <w:basedOn w:val="DefaultParagraphFont"/>
    <w:link w:val="Title"/>
    <w:rsid w:val="006B1A7E"/>
    <w:rPr>
      <w:rFonts w:cs="Arial"/>
      <w:bCs/>
      <w:i/>
      <w:color w:val="4E81BD"/>
      <w:kern w:val="28"/>
      <w:sz w:val="32"/>
      <w:szCs w:val="32"/>
    </w:rPr>
  </w:style>
  <w:style w:type="character" w:customStyle="1" w:styleId="Heading1Char">
    <w:name w:val="Heading 1 Char"/>
    <w:basedOn w:val="DefaultParagraphFont"/>
    <w:link w:val="Heading1"/>
    <w:uiPriority w:val="1"/>
    <w:rsid w:val="006B1A7E"/>
    <w:rPr>
      <w:rFonts w:cstheme="majorBidi"/>
      <w:b/>
      <w:bCs/>
      <w:color w:val="4E81BD"/>
      <w:kern w:val="28"/>
      <w:sz w:val="24"/>
    </w:rPr>
  </w:style>
  <w:style w:type="character" w:customStyle="1" w:styleId="Heading2Char">
    <w:name w:val="Heading 2 Char"/>
    <w:basedOn w:val="DefaultParagraphFont"/>
    <w:link w:val="Heading2"/>
    <w:uiPriority w:val="1"/>
    <w:rsid w:val="006B1A7E"/>
    <w:rPr>
      <w:rFonts w:cstheme="majorBidi"/>
      <w:b/>
      <w:bCs/>
      <w:sz w:val="24"/>
    </w:rPr>
  </w:style>
  <w:style w:type="character" w:customStyle="1" w:styleId="Heading3Char">
    <w:name w:val="Heading 3 Char"/>
    <w:basedOn w:val="DefaultParagraphFont"/>
    <w:link w:val="Heading3"/>
    <w:uiPriority w:val="1"/>
    <w:rsid w:val="006B1A7E"/>
    <w:rPr>
      <w:rFonts w:cstheme="majorBidi"/>
      <w:b/>
      <w:bCs/>
      <w:i/>
      <w:iCs/>
      <w:color w:val="262626"/>
      <w:sz w:val="24"/>
    </w:rPr>
  </w:style>
  <w:style w:type="character" w:customStyle="1" w:styleId="Heading4Char">
    <w:name w:val="Heading 4 Char"/>
    <w:basedOn w:val="DefaultParagraphFont"/>
    <w:link w:val="Heading4"/>
    <w:uiPriority w:val="1"/>
    <w:rsid w:val="006B1A7E"/>
    <w:rPr>
      <w:rFonts w:cstheme="majorBidi"/>
      <w:i/>
      <w:iCs/>
      <w:color w:val="000000" w:themeColor="text1"/>
      <w:sz w:val="24"/>
    </w:rPr>
  </w:style>
  <w:style w:type="character" w:customStyle="1" w:styleId="Heading5Char">
    <w:name w:val="Heading 5 Char"/>
    <w:basedOn w:val="DefaultParagraphFont"/>
    <w:link w:val="Heading5"/>
    <w:uiPriority w:val="1"/>
    <w:rsid w:val="006B1A7E"/>
    <w:rPr>
      <w:rFonts w:cstheme="majorBidi"/>
      <w:color w:val="000000" w:themeColor="text1"/>
      <w:sz w:val="24"/>
    </w:rPr>
  </w:style>
  <w:style w:type="character" w:customStyle="1" w:styleId="Heading6Char">
    <w:name w:val="Heading 6 Char"/>
    <w:aliases w:val="Part Char"/>
    <w:basedOn w:val="DefaultParagraphFont"/>
    <w:link w:val="Heading6"/>
    <w:uiPriority w:val="1"/>
    <w:rsid w:val="006B1A7E"/>
    <w:rPr>
      <w:rFonts w:cstheme="majorBidi"/>
      <w:b/>
      <w:color w:val="4E81BD"/>
      <w:sz w:val="28"/>
    </w:rPr>
  </w:style>
  <w:style w:type="character" w:customStyle="1" w:styleId="Heading7Char">
    <w:name w:val="Heading 7 Char"/>
    <w:aliases w:val="Doc AnnX Char"/>
    <w:basedOn w:val="DefaultParagraphFont"/>
    <w:link w:val="Heading7"/>
    <w:uiPriority w:val="12"/>
    <w:rsid w:val="006B1A7E"/>
    <w:rPr>
      <w:rFonts w:cstheme="majorBidi"/>
      <w:b/>
      <w:color w:val="4E81BD"/>
      <w:sz w:val="28"/>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4E81BD" w:themeColor="accent1"/>
      <w:sz w:val="28"/>
      <w:szCs w:val="21"/>
    </w:rPr>
  </w:style>
  <w:style w:type="character" w:customStyle="1" w:styleId="Heading9Char">
    <w:name w:val="Heading 9 Char"/>
    <w:aliases w:val="Chap AnnX Char"/>
    <w:basedOn w:val="DefaultParagraphFont"/>
    <w:link w:val="Heading9"/>
    <w:uiPriority w:val="14"/>
    <w:rsid w:val="006B1A7E"/>
    <w:rPr>
      <w:rFonts w:cstheme="majorBidi"/>
      <w:b/>
      <w:color w:val="4E81BD"/>
      <w:sz w:val="28"/>
    </w:rPr>
  </w:style>
  <w:style w:type="paragraph" w:customStyle="1" w:styleId="Title2">
    <w:name w:val="Title 2"/>
    <w:basedOn w:val="Heading2"/>
    <w:next w:val="Para1"/>
    <w:qFormat/>
    <w:rsid w:val="006B1A7E"/>
    <w:pPr>
      <w:numPr>
        <w:ilvl w:val="0"/>
        <w:numId w:val="0"/>
      </w:numPr>
    </w:pPr>
    <w:rPr>
      <w:color w:val="4E81BD"/>
    </w:rPr>
  </w:style>
  <w:style w:type="paragraph" w:customStyle="1" w:styleId="Title3">
    <w:name w:val="Title 3"/>
    <w:basedOn w:val="Normal"/>
    <w:next w:val="Para1"/>
    <w:qFormat/>
    <w:rsid w:val="006B1A7E"/>
    <w:pPr>
      <w:keepNext/>
      <w:keepLines/>
      <w:widowControl/>
      <w:tabs>
        <w:tab w:val="left" w:pos="850"/>
        <w:tab w:val="left" w:pos="1191"/>
        <w:tab w:val="left" w:pos="1531"/>
      </w:tabs>
      <w:spacing w:before="240" w:after="120"/>
      <w:ind w:left="680" w:right="680"/>
      <w:jc w:val="left"/>
      <w:outlineLvl w:val="2"/>
    </w:pPr>
    <w:rPr>
      <w:rFonts w:cstheme="majorBidi"/>
      <w:b/>
      <w:i/>
      <w:sz w:val="24"/>
    </w:rPr>
  </w:style>
  <w:style w:type="paragraph" w:customStyle="1" w:styleId="Abstract">
    <w:name w:val="Abstract"/>
    <w:basedOn w:val="Para1"/>
    <w:uiPriority w:val="2"/>
    <w:qFormat/>
    <w:rsid w:val="006B1A7E"/>
    <w:pPr>
      <w:pBdr>
        <w:top w:val="single" w:sz="4" w:space="12" w:color="auto"/>
        <w:left w:val="single" w:sz="4" w:space="12" w:color="auto"/>
        <w:bottom w:val="single" w:sz="4" w:space="12" w:color="auto"/>
        <w:right w:val="single" w:sz="4" w:space="12" w:color="auto"/>
      </w:pBdr>
    </w:pPr>
    <w:rPr>
      <w:i/>
    </w:rPr>
  </w:style>
  <w:style w:type="paragraph" w:customStyle="1" w:styleId="Para">
    <w:name w:val="Para #"/>
    <w:basedOn w:val="Normal"/>
    <w:link w:val="ParaChar0"/>
    <w:uiPriority w:val="4"/>
    <w:qFormat/>
    <w:rsid w:val="006B1A7E"/>
    <w:pPr>
      <w:widowControl/>
      <w:numPr>
        <w:numId w:val="12"/>
      </w:numPr>
      <w:tabs>
        <w:tab w:val="num" w:pos="680"/>
        <w:tab w:val="left" w:pos="1361"/>
      </w:tabs>
      <w:spacing w:before="120" w:after="120"/>
      <w:ind w:right="680" w:firstLine="0"/>
    </w:pPr>
    <w:rPr>
      <w:rFonts w:eastAsia="SimSun"/>
    </w:rPr>
  </w:style>
  <w:style w:type="paragraph" w:customStyle="1" w:styleId="NumberedList">
    <w:name w:val="Numbered List"/>
    <w:basedOn w:val="ListParagraph"/>
    <w:uiPriority w:val="5"/>
    <w:qFormat/>
    <w:rsid w:val="006B1A7E"/>
    <w:pPr>
      <w:widowControl/>
      <w:numPr>
        <w:numId w:val="46"/>
      </w:numPr>
      <w:spacing w:after="120"/>
      <w:ind w:right="680"/>
      <w:contextualSpacing w:val="0"/>
    </w:pPr>
    <w:rPr>
      <w:rFonts w:eastAsia="SimSun"/>
    </w:rPr>
  </w:style>
  <w:style w:type="paragraph" w:customStyle="1" w:styleId="BulletedList">
    <w:name w:val="Bulleted List"/>
    <w:basedOn w:val="ListParagraph"/>
    <w:uiPriority w:val="6"/>
    <w:qFormat/>
    <w:rsid w:val="006B1A7E"/>
    <w:pPr>
      <w:widowControl/>
      <w:numPr>
        <w:numId w:val="45"/>
      </w:numPr>
      <w:spacing w:after="120"/>
      <w:ind w:right="680"/>
      <w:contextualSpacing w:val="0"/>
    </w:pPr>
    <w:rPr>
      <w:rFonts w:eastAsia="SimSun"/>
    </w:rPr>
  </w:style>
  <w:style w:type="paragraph" w:styleId="ListParagraph">
    <w:name w:val="List Paragraph"/>
    <w:basedOn w:val="Normal"/>
    <w:uiPriority w:val="34"/>
    <w:semiHidden/>
    <w:rsid w:val="004230BA"/>
    <w:pPr>
      <w:ind w:left="720"/>
      <w:contextualSpacing/>
    </w:pPr>
  </w:style>
  <w:style w:type="paragraph" w:customStyle="1" w:styleId="CaptionSubtitle">
    <w:name w:val="Caption Subtitle"/>
    <w:next w:val="Para1"/>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rsid w:val="00196642"/>
    <w:pPr>
      <w:keepNext/>
      <w:spacing w:before="360" w:after="180" w:line="280" w:lineRule="exact"/>
    </w:pPr>
    <w:rPr>
      <w:rFonts w:asciiTheme="majorHAnsi" w:hAnsiTheme="majorHAnsi"/>
      <w:b/>
      <w:iCs/>
      <w:color w:val="4E81BD" w:themeColor="accent1"/>
      <w:sz w:val="24"/>
      <w:szCs w:val="18"/>
    </w:rPr>
  </w:style>
  <w:style w:type="paragraph" w:customStyle="1" w:styleId="BoxHeading">
    <w:name w:val="Box Heading"/>
    <w:basedOn w:val="Normal"/>
    <w:next w:val="Para1"/>
    <w:uiPriority w:val="8"/>
    <w:qFormat/>
    <w:rsid w:val="006B1A7E"/>
    <w:pPr>
      <w:keepNext/>
      <w:widowControl/>
      <w:tabs>
        <w:tab w:val="left" w:pos="850"/>
        <w:tab w:val="left" w:pos="1191"/>
        <w:tab w:val="left" w:pos="1531"/>
      </w:tabs>
      <w:spacing w:before="240" w:after="120"/>
      <w:ind w:left="680" w:right="680"/>
      <w:jc w:val="left"/>
    </w:pPr>
    <w:rPr>
      <w:b/>
      <w:sz w:val="20"/>
    </w:rPr>
  </w:style>
  <w:style w:type="paragraph" w:customStyle="1" w:styleId="Sourcenotes">
    <w:name w:val="Source &amp; notes"/>
    <w:basedOn w:val="Normal"/>
    <w:uiPriority w:val="9"/>
    <w:qFormat/>
    <w:rsid w:val="006B1A7E"/>
    <w:pPr>
      <w:keepLines/>
      <w:widowControl/>
      <w:spacing w:before="120" w:after="240"/>
      <w:ind w:left="680" w:right="680"/>
      <w:contextualSpacing/>
    </w:pPr>
    <w:rPr>
      <w:rFonts w:eastAsia="SimSun" w:cs="Arial"/>
      <w:sz w:val="18"/>
      <w:szCs w:val="18"/>
    </w:rPr>
  </w:style>
  <w:style w:type="paragraph" w:customStyle="1" w:styleId="TableCell">
    <w:name w:val="Table Cell"/>
    <w:basedOn w:val="Normal"/>
    <w:uiPriority w:val="10"/>
    <w:qFormat/>
    <w:rsid w:val="006B1A7E"/>
    <w:pPr>
      <w:keepNext/>
      <w:keepLines/>
      <w:widowControl/>
      <w:tabs>
        <w:tab w:val="left" w:pos="340"/>
        <w:tab w:val="left" w:pos="680"/>
      </w:tabs>
      <w:spacing w:before="20" w:after="20"/>
      <w:jc w:val="right"/>
    </w:pPr>
    <w:rPr>
      <w:rFonts w:ascii="Arial Narrow" w:eastAsia="SimSun" w:hAnsi="Arial Narrow" w:cs="Arial"/>
      <w:sz w:val="17"/>
      <w:szCs w:val="18"/>
    </w:rPr>
  </w:style>
  <w:style w:type="paragraph" w:customStyle="1" w:styleId="TableRow">
    <w:name w:val="Table Row"/>
    <w:basedOn w:val="TableCell"/>
    <w:uiPriority w:val="10"/>
    <w:qFormat/>
    <w:rsid w:val="006B1A7E"/>
    <w:pPr>
      <w:jc w:val="left"/>
    </w:pPr>
  </w:style>
  <w:style w:type="paragraph" w:customStyle="1" w:styleId="TableColumn">
    <w:name w:val="Table Column"/>
    <w:basedOn w:val="TableRow"/>
    <w:uiPriority w:val="10"/>
    <w:qFormat/>
    <w:rsid w:val="006B1A7E"/>
    <w:pPr>
      <w:jc w:val="center"/>
    </w:pPr>
  </w:style>
  <w:style w:type="paragraph" w:customStyle="1" w:styleId="Quotationshort">
    <w:name w:val="Quotation (short)"/>
    <w:basedOn w:val="Normal"/>
    <w:link w:val="QuotationshortChar"/>
    <w:uiPriority w:val="11"/>
    <w:qFormat/>
    <w:rsid w:val="006B1A7E"/>
    <w:pPr>
      <w:widowControl/>
      <w:spacing w:after="120"/>
    </w:pPr>
    <w:rPr>
      <w:rFonts w:eastAsia="SimSun"/>
      <w:i/>
    </w:rPr>
  </w:style>
  <w:style w:type="paragraph" w:styleId="Quote">
    <w:name w:val="Quote"/>
    <w:aliases w:val="Quotation (long)"/>
    <w:basedOn w:val="Normal"/>
    <w:link w:val="QuoteChar"/>
    <w:uiPriority w:val="11"/>
    <w:qFormat/>
    <w:rsid w:val="006B1A7E"/>
    <w:pPr>
      <w:widowControl/>
      <w:spacing w:after="120"/>
      <w:ind w:left="1021" w:right="1021"/>
    </w:pPr>
    <w:rPr>
      <w:rFonts w:eastAsia="SimSun"/>
      <w:i/>
      <w:iCs/>
      <w:color w:val="404040"/>
    </w:rPr>
  </w:style>
  <w:style w:type="character" w:customStyle="1" w:styleId="QuoteChar">
    <w:name w:val="Quote Char"/>
    <w:aliases w:val="Quotation (long) Char"/>
    <w:basedOn w:val="DefaultParagraphFont"/>
    <w:link w:val="Quote"/>
    <w:uiPriority w:val="11"/>
    <w:rsid w:val="006B1A7E"/>
    <w:rPr>
      <w:rFonts w:eastAsia="SimSun"/>
      <w:i/>
      <w:iCs/>
      <w:color w:val="404040"/>
    </w:rPr>
  </w:style>
  <w:style w:type="paragraph" w:customStyle="1" w:styleId="AnnexH2">
    <w:name w:val="Annex H2"/>
    <w:basedOn w:val="Normal"/>
    <w:next w:val="Para1"/>
    <w:uiPriority w:val="15"/>
    <w:qFormat/>
    <w:rsid w:val="006B1A7E"/>
    <w:pPr>
      <w:keepNext/>
      <w:widowControl/>
      <w:tabs>
        <w:tab w:val="left" w:pos="850"/>
        <w:tab w:val="left" w:pos="1191"/>
        <w:tab w:val="left" w:pos="1531"/>
      </w:tabs>
      <w:spacing w:before="240" w:after="240"/>
      <w:ind w:right="680"/>
      <w:jc w:val="left"/>
      <w:outlineLvl w:val="1"/>
    </w:pPr>
    <w:rPr>
      <w:b/>
      <w:color w:val="4E81BD"/>
      <w:sz w:val="24"/>
    </w:rPr>
  </w:style>
  <w:style w:type="paragraph" w:customStyle="1" w:styleId="AnnexH3">
    <w:name w:val="Annex H3"/>
    <w:basedOn w:val="Normal"/>
    <w:next w:val="Para1"/>
    <w:uiPriority w:val="15"/>
    <w:qFormat/>
    <w:rsid w:val="006B1A7E"/>
    <w:pPr>
      <w:keepNext/>
      <w:keepLines/>
      <w:widowControl/>
      <w:tabs>
        <w:tab w:val="left" w:pos="850"/>
        <w:tab w:val="left" w:pos="1191"/>
        <w:tab w:val="left" w:pos="1531"/>
      </w:tabs>
      <w:spacing w:before="240" w:after="120"/>
      <w:ind w:left="680" w:right="680"/>
      <w:jc w:val="left"/>
      <w:outlineLvl w:val="2"/>
    </w:pPr>
    <w:rPr>
      <w:b/>
      <w:i/>
      <w:color w:val="262626"/>
      <w:sz w:val="24"/>
    </w:rPr>
  </w:style>
  <w:style w:type="paragraph" w:customStyle="1" w:styleId="Disclaimer">
    <w:name w:val="Disclaimer"/>
    <w:basedOn w:val="Para1"/>
    <w:rsid w:val="00326CAE"/>
    <w:pPr>
      <w:pBdr>
        <w:top w:val="single" w:sz="4" w:space="6" w:color="auto"/>
      </w:pBdr>
      <w:spacing w:before="0" w:line="220" w:lineRule="exact"/>
    </w:pPr>
    <w:rPr>
      <w:sz w:val="18"/>
    </w:rPr>
  </w:style>
  <w:style w:type="paragraph" w:customStyle="1" w:styleId="Action">
    <w:name w:val="Action"/>
    <w:basedOn w:val="Para1"/>
    <w:next w:val="Heading2"/>
    <w:rsid w:val="00326CAE"/>
    <w:rPr>
      <w:u w:val="single"/>
    </w:rPr>
  </w:style>
  <w:style w:type="paragraph" w:customStyle="1" w:styleId="Annotation">
    <w:name w:val="Annotation"/>
    <w:basedOn w:val="Normal"/>
    <w:rsid w:val="004243B4"/>
    <w:pPr>
      <w:numPr>
        <w:numId w:val="19"/>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qFormat/>
    <w:rsid w:val="006B1A7E"/>
    <w:pPr>
      <w:widowControl/>
      <w:spacing w:after="120"/>
      <w:ind w:left="284" w:hanging="284"/>
      <w:jc w:val="left"/>
    </w:pPr>
    <w:rPr>
      <w:rFonts w:eastAsia="SimSun"/>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1"/>
    <w:rsid w:val="00E67FB6"/>
    <w:pPr>
      <w:keepNext/>
      <w:spacing w:before="240" w:after="120"/>
      <w:ind w:left="851"/>
    </w:pPr>
    <w:rPr>
      <w:b/>
      <w:i/>
    </w:rPr>
  </w:style>
  <w:style w:type="paragraph" w:customStyle="1" w:styleId="Conclusion">
    <w:name w:val="Conclusion"/>
    <w:basedOn w:val="Para1"/>
    <w:next w:val="Heading1"/>
    <w:rsid w:val="0052749E"/>
    <w:pPr>
      <w:jc w:val="center"/>
    </w:pPr>
    <w:rPr>
      <w:b/>
    </w:rPr>
  </w:style>
  <w:style w:type="character" w:styleId="EndnoteReference">
    <w:name w:val="endnote reference"/>
    <w:basedOn w:val="DefaultParagraphFont"/>
    <w:uiPriority w:val="99"/>
    <w:unhideWhenUsed/>
    <w:qFormat/>
    <w:rsid w:val="006B1A7E"/>
    <w:rPr>
      <w:rFonts w:ascii="Times New Roman" w:hAnsi="Times New Roman"/>
      <w:i w:val="0"/>
      <w:position w:val="0"/>
      <w:sz w:val="22"/>
      <w:vertAlign w:val="superscript"/>
    </w:rPr>
  </w:style>
  <w:style w:type="paragraph" w:styleId="FootnoteText">
    <w:name w:val="footnote text"/>
    <w:basedOn w:val="Normal"/>
    <w:link w:val="FootnoteTextChar"/>
    <w:semiHidden/>
    <w:qFormat/>
    <w:rsid w:val="006B1A7E"/>
    <w:pPr>
      <w:widowControl/>
      <w:spacing w:after="120"/>
      <w:ind w:left="680" w:right="680"/>
    </w:pPr>
    <w:rPr>
      <w:rFonts w:eastAsia="SimSun"/>
      <w:sz w:val="20"/>
    </w:rPr>
  </w:style>
  <w:style w:type="character" w:customStyle="1" w:styleId="FootnoteTextChar">
    <w:name w:val="Footnote Text Char"/>
    <w:basedOn w:val="DefaultParagraphFont"/>
    <w:link w:val="FootnoteText"/>
    <w:semiHidden/>
    <w:rsid w:val="006B1A7E"/>
    <w:rPr>
      <w:rFonts w:eastAsia="SimSun"/>
      <w:sz w:val="20"/>
    </w:rPr>
  </w:style>
  <w:style w:type="paragraph" w:styleId="EndnoteText">
    <w:name w:val="endnote text"/>
    <w:basedOn w:val="FootnoteText"/>
    <w:link w:val="EndnoteTextChar"/>
    <w:semiHidden/>
    <w:qFormat/>
    <w:rsid w:val="006B1A7E"/>
  </w:style>
  <w:style w:type="character" w:customStyle="1" w:styleId="EndnoteTextChar">
    <w:name w:val="Endnote Text Char"/>
    <w:basedOn w:val="DefaultParagraphFont"/>
    <w:link w:val="EndnoteText"/>
    <w:semiHidden/>
    <w:rsid w:val="006B1A7E"/>
    <w:rPr>
      <w:rFonts w:eastAsia="SimSun"/>
      <w:sz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0">
    <w:name w:val="Para #.#"/>
    <w:basedOn w:val="Para"/>
    <w:uiPriority w:val="4"/>
    <w:qFormat/>
    <w:rsid w:val="006B1A7E"/>
    <w:pPr>
      <w:numPr>
        <w:ilvl w:val="5"/>
        <w:numId w:val="44"/>
      </w:numPr>
    </w:pPr>
    <w:rPr>
      <w:rFonts w:eastAsia="Caecilia LT Std Roman"/>
      <w:lang w:val="fr-FR"/>
    </w:r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semiHidden/>
    <w:qFormat/>
    <w:rsid w:val="006B1A7E"/>
    <w:rPr>
      <w:rFonts w:ascii="Times New Roman" w:hAnsi="Times New Roman"/>
      <w:i w:val="0"/>
      <w:position w:val="0"/>
      <w:sz w:val="22"/>
      <w:vertAlign w:val="superscript"/>
    </w:rPr>
  </w:style>
  <w:style w:type="paragraph" w:customStyle="1" w:styleId="GroupHeading">
    <w:name w:val="Group Heading"/>
    <w:basedOn w:val="Normal"/>
    <w:next w:val="Para1"/>
    <w:rsid w:val="00CC1A99"/>
    <w:pPr>
      <w:keepNext/>
      <w:numPr>
        <w:numId w:val="20"/>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1"/>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1"/>
    <w:rsid w:val="003E0362"/>
    <w:pPr>
      <w:numPr>
        <w:numId w:val="21"/>
      </w:numPr>
      <w:tabs>
        <w:tab w:val="num" w:pos="360"/>
        <w:tab w:val="left" w:pos="425"/>
      </w:tabs>
      <w:spacing w:before="0" w:after="240"/>
      <w:ind w:left="2268" w:hanging="425"/>
    </w:pPr>
  </w:style>
  <w:style w:type="paragraph" w:customStyle="1" w:styleId="RefDocuments">
    <w:name w:val="Ref Documents"/>
    <w:basedOn w:val="Para1"/>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1"/>
    <w:next w:val="Para1"/>
    <w:rsid w:val="00196642"/>
    <w:pPr>
      <w:spacing w:before="0" w:after="240"/>
      <w:jc w:val="right"/>
    </w:pPr>
    <w:rPr>
      <w:rFonts w:ascii="StatLink" w:hAnsi="StatLink"/>
      <w:sz w:val="18"/>
    </w:rPr>
  </w:style>
  <w:style w:type="paragraph" w:styleId="TableofFigures">
    <w:name w:val="table of figures"/>
    <w:next w:val="Normal"/>
    <w:uiPriority w:val="99"/>
    <w:rsid w:val="00907E59"/>
    <w:pPr>
      <w:tabs>
        <w:tab w:val="right" w:pos="9072"/>
      </w:tabs>
      <w:spacing w:line="220" w:lineRule="exact"/>
      <w:ind w:right="510"/>
    </w:pPr>
    <w:rPr>
      <w:color w:val="000000" w:themeColor="text1"/>
      <w:sz w:val="18"/>
    </w:rPr>
  </w:style>
  <w:style w:type="paragraph" w:styleId="TOC1">
    <w:name w:val="toc 1"/>
    <w:basedOn w:val="Normal"/>
    <w:next w:val="Normal"/>
    <w:uiPriority w:val="39"/>
    <w:unhideWhenUsed/>
    <w:qFormat/>
    <w:rsid w:val="006B1A7E"/>
    <w:pPr>
      <w:widowControl/>
      <w:tabs>
        <w:tab w:val="right" w:leader="dot" w:pos="9072"/>
      </w:tabs>
      <w:spacing w:before="120" w:after="120"/>
      <w:ind w:right="510"/>
      <w:jc w:val="left"/>
    </w:pPr>
    <w:rPr>
      <w:b/>
      <w:noProof/>
    </w:rPr>
  </w:style>
  <w:style w:type="paragraph" w:styleId="TOC2">
    <w:name w:val="toc 2"/>
    <w:basedOn w:val="Normal"/>
    <w:next w:val="Normal"/>
    <w:uiPriority w:val="39"/>
    <w:unhideWhenUsed/>
    <w:qFormat/>
    <w:rsid w:val="006B1A7E"/>
    <w:pPr>
      <w:widowControl/>
      <w:tabs>
        <w:tab w:val="right" w:leader="dot" w:pos="9072"/>
      </w:tabs>
      <w:ind w:left="198" w:right="510"/>
      <w:jc w:val="left"/>
    </w:pPr>
    <w:rPr>
      <w:noProof/>
    </w:rPr>
  </w:style>
  <w:style w:type="paragraph" w:styleId="TOC3">
    <w:name w:val="toc 3"/>
    <w:basedOn w:val="Normal"/>
    <w:next w:val="Normal"/>
    <w:uiPriority w:val="39"/>
    <w:unhideWhenUsed/>
    <w:qFormat/>
    <w:rsid w:val="006B1A7E"/>
    <w:pPr>
      <w:widowControl/>
      <w:tabs>
        <w:tab w:val="right" w:leader="dot" w:pos="9072"/>
      </w:tabs>
      <w:ind w:left="397" w:right="510"/>
      <w:jc w:val="left"/>
    </w:pPr>
    <w:rPr>
      <w:noProof/>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basedOn w:val="Title"/>
    <w:next w:val="Normal"/>
    <w:uiPriority w:val="39"/>
    <w:qFormat/>
    <w:rsid w:val="006B1A7E"/>
    <w:pPr>
      <w:tabs>
        <w:tab w:val="clear" w:pos="850"/>
        <w:tab w:val="clear" w:pos="1191"/>
        <w:tab w:val="clear" w:pos="1531"/>
      </w:tabs>
      <w:outlineLvl w:val="9"/>
    </w:pPr>
    <w:rPr>
      <w:rFonts w:eastAsia="SimHei"/>
      <w:bCs w:val="0"/>
      <w:kern w:val="0"/>
    </w:rPr>
  </w:style>
  <w:style w:type="paragraph" w:styleId="Subtitle">
    <w:name w:val="Subtitle"/>
    <w:next w:val="Para1"/>
    <w:link w:val="SubtitleChar"/>
    <w:uiPriority w:val="11"/>
    <w:rsid w:val="00160B10"/>
    <w:pPr>
      <w:keepNext/>
      <w:numPr>
        <w:ilvl w:val="1"/>
      </w:numPr>
      <w:spacing w:before="240" w:after="120" w:line="240" w:lineRule="exact"/>
    </w:pPr>
    <w:rPr>
      <w:rFonts w:asciiTheme="majorHAnsi" w:eastAsiaTheme="minorEastAsia" w:hAnsiTheme="majorHAnsi"/>
      <w:b/>
      <w:color w:val="4E81BD"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4E81BD"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rPr>
      <w:color w:val="366091" w:themeColor="accent1" w:themeShade="BF"/>
    </w:rPr>
    <w:tblPr>
      <w:tblStyleRowBandSize w:val="1"/>
      <w:tblStyleColBandSize w:val="1"/>
      <w:tblBorders>
        <w:top w:val="single" w:sz="8" w:space="0" w:color="4E81BD" w:themeColor="accent1"/>
        <w:bottom w:val="single" w:sz="8" w:space="0" w:color="4E81BD" w:themeColor="accent1"/>
      </w:tblBorders>
    </w:tblPr>
    <w:tblStylePr w:type="fir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la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Opener">
    <w:name w:val="Para Opener"/>
    <w:next w:val="Para1"/>
    <w:uiPriority w:val="11"/>
    <w:rsid w:val="00991A9A"/>
    <w:pPr>
      <w:spacing w:before="240" w:after="240" w:line="320" w:lineRule="exact"/>
      <w:jc w:val="both"/>
    </w:pPr>
    <w:rPr>
      <w:rFonts w:asciiTheme="majorHAnsi" w:hAnsiTheme="majorHAnsi"/>
      <w:color w:val="4E81BD"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4E81BD" w:themeColor="accent1"/>
      <w:sz w:val="96"/>
    </w:rPr>
  </w:style>
  <w:style w:type="paragraph" w:customStyle="1" w:styleId="InBriefTitle">
    <w:name w:val="InBrief Title"/>
    <w:next w:val="Para1"/>
    <w:uiPriority w:val="16"/>
    <w:rsid w:val="00722339"/>
    <w:pPr>
      <w:spacing w:after="360" w:line="320" w:lineRule="exact"/>
      <w:ind w:right="57"/>
    </w:pPr>
    <w:rPr>
      <w:rFonts w:asciiTheme="majorHAnsi" w:hAnsiTheme="majorHAnsi"/>
      <w:b/>
      <w:color w:val="4E81BD" w:themeColor="accent1"/>
      <w:sz w:val="28"/>
    </w:rPr>
  </w:style>
  <w:style w:type="paragraph" w:customStyle="1" w:styleId="Author">
    <w:name w:val="Author"/>
    <w:next w:val="Para1"/>
    <w:uiPriority w:val="6"/>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1"/>
    <w:uiPriority w:val="8"/>
    <w:rsid w:val="00966A58"/>
    <w:pPr>
      <w:pageBreakBefore/>
      <w:spacing w:after="480" w:line="560" w:lineRule="exact"/>
      <w:outlineLvl w:val="1"/>
    </w:pPr>
    <w:rPr>
      <w:rFonts w:asciiTheme="majorHAnsi" w:eastAsiaTheme="majorEastAsia" w:hAnsiTheme="majorHAnsi" w:cstheme="majorBidi"/>
      <w:b/>
      <w:color w:val="4E81BD" w:themeColor="accent1"/>
      <w:sz w:val="52"/>
      <w:szCs w:val="26"/>
    </w:rPr>
  </w:style>
  <w:style w:type="paragraph" w:customStyle="1" w:styleId="BoxHeading2">
    <w:name w:val="Box Heading 2"/>
    <w:next w:val="Para1"/>
    <w:uiPriority w:val="14"/>
    <w:rsid w:val="000E5F57"/>
    <w:pPr>
      <w:spacing w:before="180" w:after="120"/>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val="en-FR" w:eastAsia="en-GB"/>
    </w:rPr>
    <w:tblPr>
      <w:tblBorders>
        <w:top w:val="single" w:sz="12" w:space="0" w:color="4E81BD" w:themeColor="accent1"/>
        <w:bottom w:val="single" w:sz="12" w:space="0" w:color="4E81BD"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4E81BD"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4E81BD" w:themeColor="accent1"/>
      <w:sz w:val="28"/>
    </w:rPr>
  </w:style>
  <w:style w:type="paragraph" w:customStyle="1" w:styleId="KeyBoxTitle">
    <w:name w:val="KeyBox Title"/>
    <w:basedOn w:val="Caption"/>
    <w:next w:val="Para1"/>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1"/>
    <w:uiPriority w:val="9"/>
    <w:rsid w:val="00F47BCF"/>
    <w:pPr>
      <w:outlineLvl w:val="2"/>
    </w:pPr>
  </w:style>
  <w:style w:type="paragraph" w:styleId="TOAHeading">
    <w:name w:val="toa heading"/>
    <w:basedOn w:val="Normal"/>
    <w:next w:val="Normal"/>
    <w:semiHidden/>
    <w:qFormat/>
    <w:rsid w:val="006B1A7E"/>
    <w:pPr>
      <w:widowControl/>
      <w:spacing w:before="120"/>
    </w:pPr>
    <w:rPr>
      <w:rFonts w:ascii="Arial" w:eastAsia="SimSun" w:hAnsi="Arial" w:cs="Arial"/>
      <w:b/>
      <w:bCs/>
      <w:sz w:val="24"/>
      <w:szCs w:val="24"/>
    </w:rPr>
  </w:style>
  <w:style w:type="character" w:customStyle="1" w:styleId="QuotationshortChar">
    <w:name w:val="Quotation (short) Char"/>
    <w:basedOn w:val="DefaultParagraphFont"/>
    <w:link w:val="Quotationshort"/>
    <w:uiPriority w:val="11"/>
    <w:rsid w:val="006B1A7E"/>
    <w:rPr>
      <w:rFonts w:eastAsia="SimSun"/>
      <w:i/>
    </w:rPr>
  </w:style>
  <w:style w:type="character" w:customStyle="1" w:styleId="ParaChar0">
    <w:name w:val="Para # Char"/>
    <w:basedOn w:val="DefaultParagraphFont"/>
    <w:link w:val="Para"/>
    <w:uiPriority w:val="4"/>
    <w:rsid w:val="006B1A7E"/>
    <w:rPr>
      <w:rFonts w:eastAsia="SimSun"/>
    </w:rPr>
  </w:style>
  <w:style w:type="character" w:styleId="CommentReference">
    <w:name w:val="annotation reference"/>
    <w:basedOn w:val="DefaultParagraphFont"/>
    <w:uiPriority w:val="99"/>
    <w:semiHidden/>
    <w:unhideWhenUsed/>
    <w:rsid w:val="00B05E07"/>
    <w:rPr>
      <w:sz w:val="16"/>
      <w:szCs w:val="16"/>
    </w:rPr>
  </w:style>
  <w:style w:type="paragraph" w:styleId="CommentText">
    <w:name w:val="annotation text"/>
    <w:basedOn w:val="Normal"/>
    <w:link w:val="CommentTextChar"/>
    <w:uiPriority w:val="99"/>
    <w:semiHidden/>
    <w:unhideWhenUsed/>
    <w:rsid w:val="00B05E07"/>
    <w:rPr>
      <w:sz w:val="20"/>
      <w:szCs w:val="20"/>
    </w:rPr>
  </w:style>
  <w:style w:type="character" w:customStyle="1" w:styleId="CommentTextChar">
    <w:name w:val="Comment Text Char"/>
    <w:basedOn w:val="DefaultParagraphFont"/>
    <w:link w:val="CommentText"/>
    <w:uiPriority w:val="99"/>
    <w:semiHidden/>
    <w:rsid w:val="00B05E07"/>
    <w:rPr>
      <w:sz w:val="20"/>
      <w:szCs w:val="20"/>
    </w:rPr>
  </w:style>
  <w:style w:type="paragraph" w:styleId="CommentSubject">
    <w:name w:val="annotation subject"/>
    <w:basedOn w:val="CommentText"/>
    <w:next w:val="CommentText"/>
    <w:link w:val="CommentSubjectChar"/>
    <w:uiPriority w:val="99"/>
    <w:semiHidden/>
    <w:unhideWhenUsed/>
    <w:rsid w:val="00B05E07"/>
    <w:rPr>
      <w:b/>
      <w:bCs/>
    </w:rPr>
  </w:style>
  <w:style w:type="character" w:customStyle="1" w:styleId="CommentSubjectChar">
    <w:name w:val="Comment Subject Char"/>
    <w:basedOn w:val="CommentTextChar"/>
    <w:link w:val="CommentSubject"/>
    <w:uiPriority w:val="99"/>
    <w:semiHidden/>
    <w:rsid w:val="00B05E07"/>
    <w:rPr>
      <w:b/>
      <w:bCs/>
      <w:sz w:val="20"/>
      <w:szCs w:val="20"/>
    </w:rPr>
  </w:style>
  <w:style w:type="paragraph" w:styleId="BalloonText">
    <w:name w:val="Balloon Text"/>
    <w:basedOn w:val="Normal"/>
    <w:link w:val="BalloonTextChar"/>
    <w:uiPriority w:val="99"/>
    <w:semiHidden/>
    <w:unhideWhenUsed/>
    <w:rsid w:val="00B500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0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65382">
      <w:bodyDiv w:val="1"/>
      <w:marLeft w:val="0"/>
      <w:marRight w:val="0"/>
      <w:marTop w:val="0"/>
      <w:marBottom w:val="0"/>
      <w:divBdr>
        <w:top w:val="none" w:sz="0" w:space="0" w:color="auto"/>
        <w:left w:val="none" w:sz="0" w:space="0" w:color="auto"/>
        <w:bottom w:val="none" w:sz="0" w:space="0" w:color="auto"/>
        <w:right w:val="none" w:sz="0" w:space="0" w:color="auto"/>
      </w:divBdr>
    </w:div>
    <w:div w:id="178002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3.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footer" Target="footer3.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C8DE54EB0C84156A2CB468F7FBF9F0F"/>
        <w:category>
          <w:name w:val="General"/>
          <w:gallery w:val="placeholder"/>
        </w:category>
        <w:types>
          <w:type w:val="bbPlcHdr"/>
        </w:types>
        <w:behaviors>
          <w:behavior w:val="content"/>
        </w:behaviors>
        <w:guid w:val="{7F6C03E3-F79F-4F3B-AE98-C41535C7DCFA}"/>
      </w:docPartPr>
      <w:docPartBody>
        <w:p w:rsidR="009857D5" w:rsidRDefault="006A2FCE">
          <w:pPr>
            <w:pStyle w:val="1C8DE54EB0C84156A2CB468F7FBF9F0F"/>
          </w:pPr>
          <w:r w:rsidRPr="003D54E3">
            <w:rPr>
              <w:rStyle w:val="PlaceholderText"/>
            </w:rPr>
            <w:t>Click or tap here to enter text.</w:t>
          </w:r>
        </w:p>
      </w:docPartBody>
    </w:docPart>
    <w:docPart>
      <w:docPartPr>
        <w:name w:val="9ADE2B9FC57A4D089F98B76AC940B40F"/>
        <w:category>
          <w:name w:val="General"/>
          <w:gallery w:val="placeholder"/>
        </w:category>
        <w:types>
          <w:type w:val="bbPlcHdr"/>
        </w:types>
        <w:behaviors>
          <w:behavior w:val="content"/>
        </w:behaviors>
        <w:guid w:val="{FAB7C941-A15D-4C92-A367-89E4F8CE95E5}"/>
      </w:docPartPr>
      <w:docPartBody>
        <w:p w:rsidR="009857D5" w:rsidRDefault="006A2FCE">
          <w:pPr>
            <w:pStyle w:val="9ADE2B9FC57A4D089F98B76AC940B40F"/>
          </w:pPr>
          <w:r w:rsidRPr="003D54E3">
            <w:rPr>
              <w:rStyle w:val="PlaceholderText"/>
            </w:rPr>
            <w:t>Click or tap here to enter text.</w:t>
          </w:r>
        </w:p>
      </w:docPartBody>
    </w:docPart>
    <w:docPart>
      <w:docPartPr>
        <w:name w:val="FB2EE7BC8A9440D599105B75AB0F28C8"/>
        <w:category>
          <w:name w:val="General"/>
          <w:gallery w:val="placeholder"/>
        </w:category>
        <w:types>
          <w:type w:val="bbPlcHdr"/>
        </w:types>
        <w:behaviors>
          <w:behavior w:val="content"/>
        </w:behaviors>
        <w:guid w:val="{86EA5ACF-D5E6-4155-B9AC-EFDEA3EAC5CB}"/>
      </w:docPartPr>
      <w:docPartBody>
        <w:p w:rsidR="009857D5" w:rsidRDefault="006A2FCE">
          <w:pPr>
            <w:pStyle w:val="FB2EE7BC8A9440D599105B75AB0F28C8"/>
          </w:pPr>
          <w:r w:rsidRPr="003D54E3">
            <w:rPr>
              <w:rStyle w:val="PlaceholderText"/>
            </w:rPr>
            <w:t>Click or tap here to enter text.</w:t>
          </w:r>
        </w:p>
      </w:docPartBody>
    </w:docPart>
    <w:docPart>
      <w:docPartPr>
        <w:name w:val="461D06D099AF414193D4AABFC4FD2FB7"/>
        <w:category>
          <w:name w:val="General"/>
          <w:gallery w:val="placeholder"/>
        </w:category>
        <w:types>
          <w:type w:val="bbPlcHdr"/>
        </w:types>
        <w:behaviors>
          <w:behavior w:val="content"/>
        </w:behaviors>
        <w:guid w:val="{4E1E8170-FF3F-4002-BC48-077B326FEA09}"/>
      </w:docPartPr>
      <w:docPartBody>
        <w:p w:rsidR="009857D5" w:rsidRDefault="006A2FCE">
          <w:pPr>
            <w:pStyle w:val="461D06D099AF414193D4AABFC4FD2FB7"/>
          </w:pPr>
          <w:r w:rsidRPr="003D54E3">
            <w:rPr>
              <w:rStyle w:val="PlaceholderText"/>
            </w:rPr>
            <w:t>Click or tap here to enter text.</w:t>
          </w:r>
        </w:p>
      </w:docPartBody>
    </w:docPart>
    <w:docPart>
      <w:docPartPr>
        <w:name w:val="ED53E967AE1D45E1AF6E2CEFF6E054E8"/>
        <w:category>
          <w:name w:val="General"/>
          <w:gallery w:val="placeholder"/>
        </w:category>
        <w:types>
          <w:type w:val="bbPlcHdr"/>
        </w:types>
        <w:behaviors>
          <w:behavior w:val="content"/>
        </w:behaviors>
        <w:guid w:val="{A784C6C9-2879-44CB-B704-628DCF4BDFEF}"/>
      </w:docPartPr>
      <w:docPartBody>
        <w:p w:rsidR="009857D5" w:rsidRDefault="006A2FCE">
          <w:pPr>
            <w:pStyle w:val="ED53E967AE1D45E1AF6E2CEFF6E054E8"/>
          </w:pPr>
          <w:r w:rsidRPr="003D54E3">
            <w:rPr>
              <w:rStyle w:val="PlaceholderText"/>
            </w:rPr>
            <w:t>Click or tap here to enter text.</w:t>
          </w:r>
        </w:p>
      </w:docPartBody>
    </w:docPart>
    <w:docPart>
      <w:docPartPr>
        <w:name w:val="22EFE6E8624545A19515FACEEE86373C"/>
        <w:category>
          <w:name w:val="General"/>
          <w:gallery w:val="placeholder"/>
        </w:category>
        <w:types>
          <w:type w:val="bbPlcHdr"/>
        </w:types>
        <w:behaviors>
          <w:behavior w:val="content"/>
        </w:behaviors>
        <w:guid w:val="{BB004B15-EDFF-4767-AE21-909E8EDD36E4}"/>
      </w:docPartPr>
      <w:docPartBody>
        <w:p w:rsidR="009857D5" w:rsidRDefault="006A2FCE">
          <w:pPr>
            <w:pStyle w:val="22EFE6E8624545A19515FACEEE86373C"/>
          </w:pPr>
          <w:r w:rsidRPr="003D54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20B0604020202020204"/>
    <w:charset w:val="00"/>
    <w:family w:val="roman"/>
    <w:notTrueType/>
    <w:pitch w:val="variable"/>
    <w:sig w:usb0="00000003" w:usb1="00000000" w:usb2="00000000" w:usb3="00000000" w:csb0="00000001" w:csb1="00000000"/>
  </w:font>
  <w:font w:name="StatLink">
    <w:panose1 w:val="020B0604020202020204"/>
    <w:charset w:val="00"/>
    <w:family w:val="auto"/>
    <w:pitch w:val="variable"/>
    <w:sig w:usb0="8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7D5"/>
    <w:rsid w:val="006A2FCE"/>
    <w:rsid w:val="006D0C96"/>
    <w:rsid w:val="007419A8"/>
    <w:rsid w:val="007B10FD"/>
    <w:rsid w:val="00885667"/>
    <w:rsid w:val="009857D5"/>
    <w:rsid w:val="00A847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57D5"/>
    <w:rPr>
      <w:color w:val="808080"/>
    </w:rPr>
  </w:style>
  <w:style w:type="paragraph" w:customStyle="1" w:styleId="1C8DE54EB0C84156A2CB468F7FBF9F0F">
    <w:name w:val="1C8DE54EB0C84156A2CB468F7FBF9F0F"/>
  </w:style>
  <w:style w:type="paragraph" w:customStyle="1" w:styleId="9ADE2B9FC57A4D089F98B76AC940B40F">
    <w:name w:val="9ADE2B9FC57A4D089F98B76AC940B40F"/>
  </w:style>
  <w:style w:type="paragraph" w:customStyle="1" w:styleId="FB2EE7BC8A9440D599105B75AB0F28C8">
    <w:name w:val="FB2EE7BC8A9440D599105B75AB0F28C8"/>
  </w:style>
  <w:style w:type="paragraph" w:customStyle="1" w:styleId="461D06D099AF414193D4AABFC4FD2FB7">
    <w:name w:val="461D06D099AF414193D4AABFC4FD2FB7"/>
  </w:style>
  <w:style w:type="paragraph" w:customStyle="1" w:styleId="ED53E967AE1D45E1AF6E2CEFF6E054E8">
    <w:name w:val="ED53E967AE1D45E1AF6E2CEFF6E054E8"/>
  </w:style>
  <w:style w:type="paragraph" w:customStyle="1" w:styleId="22EFE6E8624545A19515FACEEE86373C">
    <w:name w:val="22EFE6E8624545A19515FACEEE8637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ECD-Light Blue (Default)">
      <a:dk1>
        <a:sysClr val="windowText" lastClr="000000"/>
      </a:dk1>
      <a:lt1>
        <a:sysClr val="window" lastClr="FFFFFF"/>
      </a:lt1>
      <a:dk2>
        <a:srgbClr val="3F3F3F"/>
      </a:dk2>
      <a:lt2>
        <a:srgbClr val="EEECE1"/>
      </a:lt2>
      <a:accent1>
        <a:srgbClr val="4E81BD"/>
      </a:accent1>
      <a:accent2>
        <a:srgbClr val="FFFFFF"/>
      </a:accent2>
      <a:accent3>
        <a:srgbClr val="EEECE1"/>
      </a:accent3>
      <a:accent4>
        <a:srgbClr val="448114"/>
      </a:accent4>
      <a:accent5>
        <a:srgbClr val="4E81BD"/>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oecd-en.xsl" StyleName="OECD English" Version="20180904"/>
</file>

<file path=customXml/itemProps1.xml><?xml version="1.0" encoding="utf-8"?>
<ds:datastoreItem xmlns:ds="http://schemas.openxmlformats.org/officeDocument/2006/customXml" ds:itemID="{908369A0-397F-48DC-8302-7302B82D2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W:\Office2016\Workgroup Templates\ONE Author 2019.dotx</Template>
  <TotalTime>59</TotalTime>
  <Pages>8</Pages>
  <Words>2923</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[Title]</vt:lpstr>
    </vt:vector>
  </TitlesOfParts>
  <Company>OECD</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KRUSE Tobias</dc:creator>
  <cp:keywords>DOCUMENT CODE</cp:keywords>
  <dc:description/>
  <cp:lastModifiedBy>Bluebery PLANTEROSE</cp:lastModifiedBy>
  <cp:revision>10</cp:revision>
  <dcterms:created xsi:type="dcterms:W3CDTF">2021-07-26T16:31:00Z</dcterms:created>
  <dcterms:modified xsi:type="dcterms:W3CDTF">2021-07-29T09:18:00Z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2019.dotx</vt:lpwstr>
  </property>
  <property fmtid="{D5CDD505-2E9C-101B-9397-08002B2CF9AE}" pid="5" name="OECDTemplateLocation">
    <vt:lpwstr>W:\Office2016\Workgroup Templates</vt:lpwstr>
  </property>
  <property fmtid="{D5CDD505-2E9C-101B-9397-08002B2CF9AE}" pid="6" name="OECDDocumentId">
    <vt:lpwstr>4437A66355FF90F65905C81E8EDC95F6AFD767409F2318C19381BC9A6DA78775</vt:lpwstr>
  </property>
  <property fmtid="{D5CDD505-2E9C-101B-9397-08002B2CF9AE}" pid="7" name="OecdDocumentCoteLangHash">
    <vt:lpwstr/>
  </property>
</Properties>
</file>